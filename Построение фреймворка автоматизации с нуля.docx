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sz w:val="48"/>
          <w:szCs w:val="48"/>
        </w:rPr>
      </w:pPr>
      <w:bookmarkStart w:colFirst="0" w:colLast="0" w:name="_vcn1ds5ifoe" w:id="0"/>
      <w:bookmarkEnd w:id="0"/>
      <w:r w:rsidDel="00000000" w:rsidR="00000000" w:rsidRPr="00000000">
        <w:rPr>
          <w:sz w:val="48"/>
          <w:szCs w:val="48"/>
          <w:rtl w:val="0"/>
        </w:rPr>
        <w:t xml:space="preserve">Мастер-класс: Построение фреймворка автоматизации с нуля на примере Java для UI/API и запуске тестов в CI</w:t>
      </w:r>
    </w:p>
    <w:p w:rsidR="00000000" w:rsidDel="00000000" w:rsidP="00000000" w:rsidRDefault="00000000" w:rsidRPr="00000000" w14:paraId="00000002">
      <w:pPr>
        <w:rPr/>
      </w:pPr>
      <w:r w:rsidDel="00000000" w:rsidR="00000000" w:rsidRPr="00000000">
        <w:rPr>
          <w:rtl w:val="0"/>
        </w:rPr>
        <w:t xml:space="preserve">Автор: </w:t>
      </w:r>
      <w:hyperlink r:id="rId6">
        <w:r w:rsidDel="00000000" w:rsidR="00000000" w:rsidRPr="00000000">
          <w:rPr>
            <w:color w:val="1155cc"/>
            <w:u w:val="single"/>
            <w:rtl w:val="0"/>
          </w:rPr>
          <w:t xml:space="preserve">Геннадий Чурсов</w:t>
        </w:r>
      </w:hyperlink>
      <w:r w:rsidDel="00000000" w:rsidR="00000000" w:rsidRPr="00000000">
        <w:rPr>
          <w:rtl w:val="0"/>
        </w:rPr>
        <w:t xml:space="preserve"> в рамках сообщества </w:t>
      </w:r>
      <w:hyperlink r:id="rId7">
        <w:r w:rsidDel="00000000" w:rsidR="00000000" w:rsidRPr="00000000">
          <w:rPr>
            <w:color w:val="1155cc"/>
            <w:u w:val="single"/>
            <w:rtl w:val="0"/>
          </w:rPr>
          <w:t xml:space="preserve">Serbian QA Hub</w:t>
        </w:r>
      </w:hyperlink>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Данный МК рассматривает практическое применение подходов по созданию фреймворка на Java с нуля до работающих тестов в CI/CD.</w:t>
      </w:r>
    </w:p>
    <w:p w:rsidR="00000000" w:rsidDel="00000000" w:rsidP="00000000" w:rsidRDefault="00000000" w:rsidRPr="00000000" w14:paraId="00000005">
      <w:pPr>
        <w:rPr>
          <w:sz w:val="26"/>
          <w:szCs w:val="26"/>
        </w:rPr>
      </w:pPr>
      <w:r w:rsidDel="00000000" w:rsidR="00000000" w:rsidRPr="00000000">
        <w:rPr>
          <w:rtl w:val="0"/>
        </w:rPr>
        <w:t xml:space="preserve">Частично данный воркшоп реализует шаги по построению фреймворка от Bas Dijkstra: </w:t>
      </w:r>
      <w:hyperlink r:id="rId8">
        <w:r w:rsidDel="00000000" w:rsidR="00000000" w:rsidRPr="00000000">
          <w:rPr>
            <w:color w:val="1155cc"/>
            <w:u w:val="single"/>
            <w:rtl w:val="0"/>
          </w:rPr>
          <w:t xml:space="preserve">https://github.com/basdijkstra/a-test-automation-project</w:t>
        </w:r>
      </w:hyperlink>
      <w:r w:rsidDel="00000000" w:rsidR="00000000" w:rsidRPr="00000000">
        <w:rPr>
          <w:rtl w:val="0"/>
        </w:rPr>
        <w:t xml:space="preserve"> c небольшими улучшениями и слегка измененным порядком шагов.</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Нас ждут следующие шаги:</w:t>
      </w:r>
    </w:p>
    <w:p w:rsidR="00000000" w:rsidDel="00000000" w:rsidP="00000000" w:rsidRDefault="00000000" w:rsidRPr="00000000" w14:paraId="00000008">
      <w:pPr>
        <w:numPr>
          <w:ilvl w:val="0"/>
          <w:numId w:val="2"/>
        </w:numPr>
        <w:ind w:left="720" w:hanging="360"/>
        <w:rPr>
          <w:highlight w:val="yellow"/>
          <w:rPrChange w:author="Konstantin" w:id="1" w:date="2025-02-13T09:53:50Z">
            <w:rPr>
              <w:highlight w:val="yellow"/>
            </w:rPr>
          </w:rPrChange>
        </w:rPr>
        <w:pPrChange w:author="Konstantin" w:id="0" w:date="2025-02-13T09:53:50Z">
          <w:pPr>
            <w:numPr>
              <w:ilvl w:val="0"/>
              <w:numId w:val="2"/>
            </w:numPr>
            <w:ind w:left="720" w:hanging="360"/>
          </w:pPr>
        </w:pPrChange>
      </w:pPr>
      <w:r w:rsidDel="00000000" w:rsidR="00000000" w:rsidRPr="00000000">
        <w:rPr>
          <w:highlight w:val="yellow"/>
          <w:rtl w:val="0"/>
        </w:rPr>
        <w:t xml:space="preserve">Выбор технологического стека</w:t>
      </w:r>
    </w:p>
    <w:p w:rsidR="00000000" w:rsidDel="00000000" w:rsidP="00000000" w:rsidRDefault="00000000" w:rsidRPr="00000000" w14:paraId="00000009">
      <w:pPr>
        <w:numPr>
          <w:ilvl w:val="0"/>
          <w:numId w:val="2"/>
        </w:numPr>
        <w:ind w:left="720" w:hanging="360"/>
        <w:rPr>
          <w:highlight w:val="green"/>
        </w:rPr>
      </w:pPr>
      <w:r w:rsidDel="00000000" w:rsidR="00000000" w:rsidRPr="00000000">
        <w:rPr>
          <w:highlight w:val="green"/>
          <w:rtl w:val="0"/>
        </w:rPr>
        <w:t xml:space="preserve">Подготовка окружения</w:t>
      </w:r>
    </w:p>
    <w:p w:rsidR="00000000" w:rsidDel="00000000" w:rsidP="00000000" w:rsidRDefault="00000000" w:rsidRPr="00000000" w14:paraId="0000000A">
      <w:pPr>
        <w:numPr>
          <w:ilvl w:val="0"/>
          <w:numId w:val="2"/>
        </w:numPr>
        <w:ind w:left="720" w:hanging="360"/>
        <w:rPr>
          <w:highlight w:val="green"/>
        </w:rPr>
      </w:pPr>
      <w:r w:rsidDel="00000000" w:rsidR="00000000" w:rsidRPr="00000000">
        <w:rPr>
          <w:highlight w:val="green"/>
          <w:rtl w:val="0"/>
        </w:rPr>
        <w:t xml:space="preserve">Создание нового проекта</w:t>
      </w:r>
    </w:p>
    <w:p w:rsidR="00000000" w:rsidDel="00000000" w:rsidP="00000000" w:rsidRDefault="00000000" w:rsidRPr="00000000" w14:paraId="0000000B">
      <w:pPr>
        <w:numPr>
          <w:ilvl w:val="0"/>
          <w:numId w:val="2"/>
        </w:numPr>
        <w:ind w:left="720" w:hanging="360"/>
        <w:rPr>
          <w:highlight w:val="green"/>
        </w:rPr>
      </w:pPr>
      <w:r w:rsidDel="00000000" w:rsidR="00000000" w:rsidRPr="00000000">
        <w:rPr>
          <w:highlight w:val="green"/>
          <w:rtl w:val="0"/>
        </w:rPr>
        <w:t xml:space="preserve">Создание проекта в GitHub</w:t>
      </w:r>
    </w:p>
    <w:p w:rsidR="00000000" w:rsidDel="00000000" w:rsidP="00000000" w:rsidRDefault="00000000" w:rsidRPr="00000000" w14:paraId="0000000C">
      <w:pPr>
        <w:numPr>
          <w:ilvl w:val="0"/>
          <w:numId w:val="2"/>
        </w:numPr>
        <w:ind w:left="720" w:hanging="360"/>
        <w:rPr>
          <w:highlight w:val="green"/>
        </w:rPr>
      </w:pPr>
      <w:r w:rsidDel="00000000" w:rsidR="00000000" w:rsidRPr="00000000">
        <w:rPr>
          <w:highlight w:val="green"/>
          <w:rtl w:val="0"/>
        </w:rPr>
        <w:t xml:space="preserve">Работа с GitHub и GitFlow</w:t>
      </w:r>
    </w:p>
    <w:p w:rsidR="00000000" w:rsidDel="00000000" w:rsidP="00000000" w:rsidRDefault="00000000" w:rsidRPr="00000000" w14:paraId="0000000D">
      <w:pPr>
        <w:numPr>
          <w:ilvl w:val="0"/>
          <w:numId w:val="2"/>
        </w:numPr>
        <w:ind w:left="720" w:hanging="360"/>
        <w:rPr>
          <w:highlight w:val="green"/>
        </w:rPr>
      </w:pPr>
      <w:r w:rsidDel="00000000" w:rsidR="00000000" w:rsidRPr="00000000">
        <w:rPr>
          <w:highlight w:val="green"/>
          <w:rtl w:val="0"/>
        </w:rPr>
        <w:t xml:space="preserve">Подключение зависимостей в проект</w:t>
      </w:r>
    </w:p>
    <w:p w:rsidR="00000000" w:rsidDel="00000000" w:rsidP="00000000" w:rsidRDefault="00000000" w:rsidRPr="00000000" w14:paraId="0000000E">
      <w:pPr>
        <w:numPr>
          <w:ilvl w:val="0"/>
          <w:numId w:val="2"/>
        </w:numPr>
        <w:ind w:left="720" w:hanging="360"/>
        <w:rPr>
          <w:highlight w:val="green"/>
        </w:rPr>
      </w:pPr>
      <w:r w:rsidDel="00000000" w:rsidR="00000000" w:rsidRPr="00000000">
        <w:rPr>
          <w:highlight w:val="green"/>
          <w:rtl w:val="0"/>
        </w:rPr>
        <w:t xml:space="preserve">Написание и запуск первого API теста</w:t>
      </w:r>
    </w:p>
    <w:p w:rsidR="00000000" w:rsidDel="00000000" w:rsidP="00000000" w:rsidRDefault="00000000" w:rsidRPr="00000000" w14:paraId="0000000F">
      <w:pPr>
        <w:numPr>
          <w:ilvl w:val="0"/>
          <w:numId w:val="2"/>
        </w:numPr>
        <w:ind w:left="720" w:hanging="360"/>
        <w:rPr>
          <w:highlight w:val="yellow"/>
        </w:rPr>
      </w:pPr>
      <w:r w:rsidDel="00000000" w:rsidR="00000000" w:rsidRPr="00000000">
        <w:rPr>
          <w:highlight w:val="yellow"/>
          <w:rtl w:val="0"/>
        </w:rPr>
        <w:t xml:space="preserve">Добавление статического анализа кода</w:t>
      </w:r>
    </w:p>
    <w:p w:rsidR="00000000" w:rsidDel="00000000" w:rsidP="00000000" w:rsidRDefault="00000000" w:rsidRPr="00000000" w14:paraId="00000010">
      <w:pPr>
        <w:numPr>
          <w:ilvl w:val="0"/>
          <w:numId w:val="2"/>
        </w:numPr>
        <w:ind w:left="720" w:hanging="360"/>
        <w:rPr>
          <w:highlight w:val="green"/>
        </w:rPr>
      </w:pPr>
      <w:r w:rsidDel="00000000" w:rsidR="00000000" w:rsidRPr="00000000">
        <w:rPr>
          <w:highlight w:val="green"/>
          <w:rtl w:val="0"/>
        </w:rPr>
        <w:t xml:space="preserve">Использование паттернов, подходов</w:t>
      </w:r>
    </w:p>
    <w:p w:rsidR="00000000" w:rsidDel="00000000" w:rsidP="00000000" w:rsidRDefault="00000000" w:rsidRPr="00000000" w14:paraId="00000011">
      <w:pPr>
        <w:numPr>
          <w:ilvl w:val="0"/>
          <w:numId w:val="2"/>
        </w:numPr>
        <w:ind w:left="720" w:hanging="360"/>
        <w:rPr>
          <w:highlight w:val="green"/>
        </w:rPr>
      </w:pPr>
      <w:r w:rsidDel="00000000" w:rsidR="00000000" w:rsidRPr="00000000">
        <w:rPr>
          <w:highlight w:val="green"/>
          <w:rtl w:val="0"/>
        </w:rPr>
        <w:t xml:space="preserve">Добавление класса констант, тестовых данных</w:t>
      </w:r>
    </w:p>
    <w:p w:rsidR="00000000" w:rsidDel="00000000" w:rsidP="00000000" w:rsidRDefault="00000000" w:rsidRPr="00000000" w14:paraId="00000012">
      <w:pPr>
        <w:numPr>
          <w:ilvl w:val="0"/>
          <w:numId w:val="2"/>
        </w:numPr>
        <w:ind w:left="720" w:hanging="360"/>
        <w:rPr>
          <w:highlight w:val="green"/>
        </w:rPr>
      </w:pPr>
      <w:r w:rsidDel="00000000" w:rsidR="00000000" w:rsidRPr="00000000">
        <w:rPr>
          <w:highlight w:val="green"/>
          <w:rtl w:val="0"/>
        </w:rPr>
        <w:t xml:space="preserve">Параметризация тестов</w:t>
      </w:r>
    </w:p>
    <w:p w:rsidR="00000000" w:rsidDel="00000000" w:rsidP="00000000" w:rsidRDefault="00000000" w:rsidRPr="00000000" w14:paraId="00000013">
      <w:pPr>
        <w:numPr>
          <w:ilvl w:val="0"/>
          <w:numId w:val="2"/>
        </w:numPr>
        <w:ind w:left="720" w:hanging="360"/>
        <w:rPr>
          <w:highlight w:val="green"/>
        </w:rPr>
      </w:pPr>
      <w:r w:rsidDel="00000000" w:rsidR="00000000" w:rsidRPr="00000000">
        <w:rPr>
          <w:highlight w:val="green"/>
          <w:rtl w:val="0"/>
        </w:rPr>
        <w:t xml:space="preserve">Написание и запуск первого UI теста</w:t>
      </w:r>
    </w:p>
    <w:p w:rsidR="00000000" w:rsidDel="00000000" w:rsidP="00000000" w:rsidRDefault="00000000" w:rsidRPr="00000000" w14:paraId="00000014">
      <w:pPr>
        <w:numPr>
          <w:ilvl w:val="0"/>
          <w:numId w:val="2"/>
        </w:numPr>
        <w:ind w:left="720" w:hanging="360"/>
        <w:rPr>
          <w:highlight w:val="green"/>
        </w:rPr>
      </w:pPr>
      <w:r w:rsidDel="00000000" w:rsidR="00000000" w:rsidRPr="00000000">
        <w:rPr>
          <w:highlight w:val="green"/>
          <w:rtl w:val="0"/>
        </w:rPr>
        <w:t xml:space="preserve">Добавление ожиданий</w:t>
      </w:r>
    </w:p>
    <w:p w:rsidR="00000000" w:rsidDel="00000000" w:rsidP="00000000" w:rsidRDefault="00000000" w:rsidRPr="00000000" w14:paraId="00000015">
      <w:pPr>
        <w:numPr>
          <w:ilvl w:val="0"/>
          <w:numId w:val="2"/>
        </w:numPr>
        <w:ind w:left="720" w:hanging="360"/>
        <w:rPr>
          <w:highlight w:val="green"/>
        </w:rPr>
      </w:pPr>
      <w:r w:rsidDel="00000000" w:rsidR="00000000" w:rsidRPr="00000000">
        <w:rPr>
          <w:highlight w:val="green"/>
          <w:rtl w:val="0"/>
        </w:rPr>
        <w:t xml:space="preserve">Добавление POM</w:t>
      </w:r>
    </w:p>
    <w:p w:rsidR="00000000" w:rsidDel="00000000" w:rsidP="00000000" w:rsidRDefault="00000000" w:rsidRPr="00000000" w14:paraId="00000016">
      <w:pPr>
        <w:numPr>
          <w:ilvl w:val="0"/>
          <w:numId w:val="2"/>
        </w:numPr>
        <w:ind w:left="720" w:hanging="360"/>
        <w:rPr>
          <w:highlight w:val="green"/>
        </w:rPr>
      </w:pPr>
      <w:r w:rsidDel="00000000" w:rsidR="00000000" w:rsidRPr="00000000">
        <w:rPr>
          <w:highlight w:val="green"/>
          <w:rtl w:val="0"/>
        </w:rPr>
        <w:t xml:space="preserve">Добавление property файлов</w:t>
      </w:r>
    </w:p>
    <w:p w:rsidR="00000000" w:rsidDel="00000000" w:rsidP="00000000" w:rsidRDefault="00000000" w:rsidRPr="00000000" w14:paraId="00000017">
      <w:pPr>
        <w:numPr>
          <w:ilvl w:val="0"/>
          <w:numId w:val="2"/>
        </w:numPr>
        <w:ind w:left="720" w:hanging="360"/>
        <w:rPr>
          <w:highlight w:val="yellow"/>
        </w:rPr>
      </w:pPr>
      <w:r w:rsidDel="00000000" w:rsidR="00000000" w:rsidRPr="00000000">
        <w:rPr>
          <w:highlight w:val="yellow"/>
          <w:rtl w:val="0"/>
        </w:rPr>
        <w:t xml:space="preserve">Добавление Dependency Injection</w:t>
      </w:r>
    </w:p>
    <w:p w:rsidR="00000000" w:rsidDel="00000000" w:rsidP="00000000" w:rsidRDefault="00000000" w:rsidRPr="00000000" w14:paraId="00000018">
      <w:pPr>
        <w:numPr>
          <w:ilvl w:val="0"/>
          <w:numId w:val="2"/>
        </w:numPr>
        <w:ind w:left="720" w:hanging="360"/>
        <w:rPr>
          <w:highlight w:val="green"/>
        </w:rPr>
      </w:pPr>
      <w:r w:rsidDel="00000000" w:rsidR="00000000" w:rsidRPr="00000000">
        <w:rPr>
          <w:highlight w:val="green"/>
          <w:rtl w:val="0"/>
        </w:rPr>
        <w:t xml:space="preserve">Добавление конфигурации для запуска тестов через командную строку</w:t>
      </w:r>
    </w:p>
    <w:p w:rsidR="00000000" w:rsidDel="00000000" w:rsidP="00000000" w:rsidRDefault="00000000" w:rsidRPr="00000000" w14:paraId="00000019">
      <w:pPr>
        <w:numPr>
          <w:ilvl w:val="0"/>
          <w:numId w:val="2"/>
        </w:numPr>
        <w:ind w:left="720" w:hanging="360"/>
        <w:rPr>
          <w:highlight w:val="yellow"/>
        </w:rPr>
      </w:pPr>
      <w:r w:rsidDel="00000000" w:rsidR="00000000" w:rsidRPr="00000000">
        <w:rPr>
          <w:highlight w:val="yellow"/>
          <w:rtl w:val="0"/>
        </w:rPr>
        <w:t xml:space="preserve">Добавление параметров для параллельного запуска</w:t>
      </w:r>
    </w:p>
    <w:p w:rsidR="00000000" w:rsidDel="00000000" w:rsidP="00000000" w:rsidRDefault="00000000" w:rsidRPr="00000000" w14:paraId="0000001A">
      <w:pPr>
        <w:numPr>
          <w:ilvl w:val="0"/>
          <w:numId w:val="2"/>
        </w:numPr>
        <w:ind w:left="720" w:hanging="360"/>
        <w:rPr>
          <w:highlight w:val="green"/>
          <w:rPrChange w:author="Меирман Турлыбеков" w:id="2" w:date="2025-02-11T14:29:29Z">
            <w:rPr>
              <w:highlight w:val="green"/>
            </w:rPr>
          </w:rPrChange>
        </w:rPr>
        <w:pPrChange w:author="Меирман Турлыбеков" w:id="0" w:date="2025-02-11T14:29:29Z">
          <w:pPr>
            <w:numPr>
              <w:ilvl w:val="0"/>
              <w:numId w:val="2"/>
            </w:numPr>
            <w:ind w:left="720" w:hanging="360"/>
          </w:pPr>
        </w:pPrChange>
      </w:pPr>
      <w:r w:rsidDel="00000000" w:rsidR="00000000" w:rsidRPr="00000000">
        <w:rPr>
          <w:highlight w:val="green"/>
          <w:rtl w:val="0"/>
        </w:rPr>
        <w:t xml:space="preserve">Добавление отчетов</w:t>
      </w:r>
    </w:p>
    <w:p w:rsidR="00000000" w:rsidDel="00000000" w:rsidP="00000000" w:rsidRDefault="00000000" w:rsidRPr="00000000" w14:paraId="0000001B">
      <w:pPr>
        <w:numPr>
          <w:ilvl w:val="0"/>
          <w:numId w:val="2"/>
        </w:numPr>
        <w:ind w:left="720" w:hanging="360"/>
        <w:rPr>
          <w:highlight w:val="yellow"/>
        </w:rPr>
      </w:pPr>
      <w:r w:rsidDel="00000000" w:rsidR="00000000" w:rsidRPr="00000000">
        <w:rPr>
          <w:highlight w:val="yellow"/>
          <w:rtl w:val="0"/>
        </w:rPr>
        <w:t xml:space="preserve">Добавление логирования</w:t>
      </w:r>
    </w:p>
    <w:p w:rsidR="00000000" w:rsidDel="00000000" w:rsidP="00000000" w:rsidRDefault="00000000" w:rsidRPr="00000000" w14:paraId="0000001C">
      <w:pPr>
        <w:numPr>
          <w:ilvl w:val="0"/>
          <w:numId w:val="2"/>
        </w:numPr>
        <w:ind w:left="720" w:hanging="360"/>
        <w:rPr>
          <w:highlight w:val="green"/>
        </w:rPr>
      </w:pPr>
      <w:r w:rsidDel="00000000" w:rsidR="00000000" w:rsidRPr="00000000">
        <w:rPr>
          <w:highlight w:val="green"/>
          <w:rtl w:val="0"/>
        </w:rPr>
        <w:t xml:space="preserve">Настройка запуска тестов в CI/CD</w:t>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highlight w:val="yellow"/>
        </w:rPr>
      </w:pPr>
      <w:r w:rsidDel="00000000" w:rsidR="00000000" w:rsidRPr="00000000">
        <w:rPr>
          <w:rtl w:val="0"/>
        </w:rPr>
        <w:t xml:space="preserve">Легенда: </w:t>
      </w:r>
      <w:r w:rsidDel="00000000" w:rsidR="00000000" w:rsidRPr="00000000">
        <w:rPr>
          <w:highlight w:val="green"/>
          <w:rtl w:val="0"/>
        </w:rPr>
        <w:t xml:space="preserve">покрыто в мастер-классе</w:t>
      </w:r>
      <w:r w:rsidDel="00000000" w:rsidR="00000000" w:rsidRPr="00000000">
        <w:rPr>
          <w:rtl w:val="0"/>
        </w:rPr>
        <w:t xml:space="preserve">, </w:t>
      </w:r>
      <w:r w:rsidDel="00000000" w:rsidR="00000000" w:rsidRPr="00000000">
        <w:rPr>
          <w:highlight w:val="yellow"/>
          <w:rtl w:val="0"/>
        </w:rPr>
        <w:t xml:space="preserve">не покрыто, но важно для фреймворка</w:t>
      </w:r>
    </w:p>
    <w:p w:rsidR="00000000" w:rsidDel="00000000" w:rsidP="00000000" w:rsidRDefault="00000000" w:rsidRPr="00000000" w14:paraId="0000001F">
      <w:pPr>
        <w:pStyle w:val="Heading1"/>
        <w:rPr/>
      </w:pPr>
      <w:bookmarkStart w:colFirst="0" w:colLast="0" w:name="_ytn9sfv3dd0t" w:id="1"/>
      <w:bookmarkEnd w:id="1"/>
      <w:r w:rsidDel="00000000" w:rsidR="00000000" w:rsidRPr="00000000">
        <w:rPr>
          <w:rtl w:val="0"/>
        </w:rPr>
        <w:t xml:space="preserve">1 - Выбор технологического стека и подготовка окружения</w:t>
      </w:r>
    </w:p>
    <w:p w:rsidR="00000000" w:rsidDel="00000000" w:rsidP="00000000" w:rsidRDefault="00000000" w:rsidRPr="00000000" w14:paraId="00000020">
      <w:pPr>
        <w:shd w:fill="ffffff" w:val="clear"/>
        <w:rPr>
          <w:color w:val="1f2328"/>
        </w:rPr>
      </w:pPr>
      <w:r w:rsidDel="00000000" w:rsidR="00000000" w:rsidRPr="00000000">
        <w:rPr>
          <w:color w:val="1f2328"/>
          <w:rtl w:val="0"/>
        </w:rPr>
        <w:t xml:space="preserve">Сначала нужно выбрать язык программирования.</w:t>
      </w:r>
    </w:p>
    <w:p w:rsidR="00000000" w:rsidDel="00000000" w:rsidP="00000000" w:rsidRDefault="00000000" w:rsidRPr="00000000" w14:paraId="00000021">
      <w:pPr>
        <w:shd w:fill="ffffff" w:val="clear"/>
        <w:rPr>
          <w:color w:val="1f2328"/>
        </w:rPr>
      </w:pPr>
      <w:r w:rsidDel="00000000" w:rsidR="00000000" w:rsidRPr="00000000">
        <w:rPr>
          <w:color w:val="1f2328"/>
          <w:rtl w:val="0"/>
        </w:rPr>
        <w:t xml:space="preserve">Обычно это либо язык разработки, либо язык уже нанятых Automation инженеров, либо наиболее удобный язык для конкретной команды.</w:t>
      </w:r>
    </w:p>
    <w:p w:rsidR="00000000" w:rsidDel="00000000" w:rsidP="00000000" w:rsidRDefault="00000000" w:rsidRPr="00000000" w14:paraId="00000022">
      <w:pPr>
        <w:shd w:fill="ffffff" w:val="clear"/>
        <w:rPr>
          <w:color w:val="1f2328"/>
        </w:rPr>
      </w:pPr>
      <w:r w:rsidDel="00000000" w:rsidR="00000000" w:rsidRPr="00000000">
        <w:rPr>
          <w:rtl w:val="0"/>
        </w:rPr>
      </w:r>
    </w:p>
    <w:p w:rsidR="00000000" w:rsidDel="00000000" w:rsidP="00000000" w:rsidRDefault="00000000" w:rsidRPr="00000000" w14:paraId="00000023">
      <w:pPr>
        <w:shd w:fill="ffffff" w:val="clear"/>
        <w:rPr>
          <w:color w:val="1f2328"/>
        </w:rPr>
      </w:pPr>
      <w:r w:rsidDel="00000000" w:rsidR="00000000" w:rsidRPr="00000000">
        <w:rPr>
          <w:color w:val="1f2328"/>
          <w:rtl w:val="0"/>
        </w:rPr>
        <w:t xml:space="preserve">Список SDK для разных языков программирования:</w:t>
      </w:r>
    </w:p>
    <w:p w:rsidR="00000000" w:rsidDel="00000000" w:rsidP="00000000" w:rsidRDefault="00000000" w:rsidRPr="00000000" w14:paraId="00000024">
      <w:pPr>
        <w:numPr>
          <w:ilvl w:val="0"/>
          <w:numId w:val="9"/>
        </w:numPr>
        <w:shd w:fill="ffffff" w:val="clear"/>
        <w:spacing w:after="0" w:afterAutospacing="0"/>
        <w:ind w:left="720" w:hanging="360"/>
        <w:rPr>
          <w:sz w:val="26"/>
          <w:szCs w:val="26"/>
        </w:rPr>
      </w:pPr>
      <w:hyperlink r:id="rId9">
        <w:r w:rsidDel="00000000" w:rsidR="00000000" w:rsidRPr="00000000">
          <w:rPr>
            <w:color w:val="1155cc"/>
            <w:u w:val="single"/>
            <w:rtl w:val="0"/>
          </w:rPr>
          <w:t xml:space="preserve">Java</w:t>
        </w:r>
      </w:hyperlink>
      <w:r w:rsidDel="00000000" w:rsidR="00000000" w:rsidRPr="00000000">
        <w:rPr>
          <w:rtl w:val="0"/>
        </w:rPr>
      </w:r>
    </w:p>
    <w:p w:rsidR="00000000" w:rsidDel="00000000" w:rsidP="00000000" w:rsidRDefault="00000000" w:rsidRPr="00000000" w14:paraId="00000025">
      <w:pPr>
        <w:numPr>
          <w:ilvl w:val="0"/>
          <w:numId w:val="9"/>
        </w:numPr>
        <w:shd w:fill="ffffff" w:val="clear"/>
        <w:spacing w:after="0" w:afterAutospacing="0" w:before="0" w:beforeAutospacing="0" w:lineRule="auto"/>
        <w:ind w:left="720" w:hanging="360"/>
        <w:rPr>
          <w:sz w:val="26"/>
          <w:szCs w:val="26"/>
        </w:rPr>
      </w:pPr>
      <w:hyperlink r:id="rId10">
        <w:r w:rsidDel="00000000" w:rsidR="00000000" w:rsidRPr="00000000">
          <w:rPr>
            <w:color w:val="1155cc"/>
            <w:u w:val="single"/>
            <w:rtl w:val="0"/>
          </w:rPr>
          <w:t xml:space="preserve">C#</w:t>
        </w:r>
      </w:hyperlink>
      <w:r w:rsidDel="00000000" w:rsidR="00000000" w:rsidRPr="00000000">
        <w:rPr>
          <w:rtl w:val="0"/>
        </w:rPr>
      </w:r>
    </w:p>
    <w:p w:rsidR="00000000" w:rsidDel="00000000" w:rsidP="00000000" w:rsidRDefault="00000000" w:rsidRPr="00000000" w14:paraId="00000026">
      <w:pPr>
        <w:numPr>
          <w:ilvl w:val="0"/>
          <w:numId w:val="9"/>
        </w:numPr>
        <w:shd w:fill="ffffff" w:val="clear"/>
        <w:spacing w:after="0" w:afterAutospacing="0" w:before="0" w:beforeAutospacing="0" w:lineRule="auto"/>
        <w:ind w:left="720" w:hanging="360"/>
        <w:rPr>
          <w:sz w:val="26"/>
          <w:szCs w:val="26"/>
        </w:rPr>
      </w:pPr>
      <w:hyperlink r:id="rId11">
        <w:r w:rsidDel="00000000" w:rsidR="00000000" w:rsidRPr="00000000">
          <w:rPr>
            <w:color w:val="1155cc"/>
            <w:u w:val="single"/>
            <w:rtl w:val="0"/>
          </w:rPr>
          <w:t xml:space="preserve">Python</w:t>
        </w:r>
      </w:hyperlink>
      <w:r w:rsidDel="00000000" w:rsidR="00000000" w:rsidRPr="00000000">
        <w:rPr>
          <w:rtl w:val="0"/>
        </w:rPr>
      </w:r>
    </w:p>
    <w:p w:rsidR="00000000" w:rsidDel="00000000" w:rsidP="00000000" w:rsidRDefault="00000000" w:rsidRPr="00000000" w14:paraId="00000027">
      <w:pPr>
        <w:numPr>
          <w:ilvl w:val="0"/>
          <w:numId w:val="9"/>
        </w:numPr>
        <w:shd w:fill="ffffff" w:val="clear"/>
        <w:spacing w:before="0" w:beforeAutospacing="0" w:lineRule="auto"/>
        <w:ind w:left="720" w:hanging="360"/>
        <w:rPr>
          <w:sz w:val="26"/>
          <w:szCs w:val="26"/>
        </w:rPr>
      </w:pPr>
      <w:hyperlink r:id="rId12">
        <w:r w:rsidDel="00000000" w:rsidR="00000000" w:rsidRPr="00000000">
          <w:rPr>
            <w:color w:val="1155cc"/>
            <w:u w:val="single"/>
            <w:rtl w:val="0"/>
          </w:rPr>
          <w:t xml:space="preserve">JavaScript (Node.JS)</w:t>
        </w:r>
      </w:hyperlink>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В зависимости от выбранного языка нужно установить среду разработки:</w:t>
      </w:r>
    </w:p>
    <w:p w:rsidR="00000000" w:rsidDel="00000000" w:rsidP="00000000" w:rsidRDefault="00000000" w:rsidRPr="00000000" w14:paraId="0000002A">
      <w:pPr>
        <w:numPr>
          <w:ilvl w:val="0"/>
          <w:numId w:val="4"/>
        </w:numPr>
        <w:ind w:left="720" w:hanging="360"/>
        <w:rPr>
          <w:u w:val="none"/>
        </w:rPr>
      </w:pPr>
      <w:r w:rsidDel="00000000" w:rsidR="00000000" w:rsidRPr="00000000">
        <w:rPr>
          <w:rtl w:val="0"/>
        </w:rPr>
        <w:t xml:space="preserve">Java - </w:t>
      </w:r>
      <w:r w:rsidDel="00000000" w:rsidR="00000000" w:rsidRPr="00000000">
        <w:rPr>
          <w:b w:val="1"/>
          <w:rtl w:val="0"/>
        </w:rPr>
        <w:t xml:space="preserve">IntelliJ</w:t>
      </w:r>
      <w:r w:rsidDel="00000000" w:rsidR="00000000" w:rsidRPr="00000000">
        <w:rPr>
          <w:rtl w:val="0"/>
        </w:rPr>
        <w:t xml:space="preserve">, Eclipse</w:t>
      </w:r>
    </w:p>
    <w:p w:rsidR="00000000" w:rsidDel="00000000" w:rsidP="00000000" w:rsidRDefault="00000000" w:rsidRPr="00000000" w14:paraId="0000002B">
      <w:pPr>
        <w:numPr>
          <w:ilvl w:val="0"/>
          <w:numId w:val="4"/>
        </w:numPr>
        <w:ind w:left="720" w:hanging="360"/>
        <w:rPr>
          <w:u w:val="none"/>
        </w:rPr>
      </w:pPr>
      <w:r w:rsidDel="00000000" w:rsidR="00000000" w:rsidRPr="00000000">
        <w:rPr>
          <w:rtl w:val="0"/>
        </w:rPr>
        <w:t xml:space="preserve">C# - Visual Studio</w:t>
      </w:r>
    </w:p>
    <w:p w:rsidR="00000000" w:rsidDel="00000000" w:rsidP="00000000" w:rsidRDefault="00000000" w:rsidRPr="00000000" w14:paraId="0000002C">
      <w:pPr>
        <w:numPr>
          <w:ilvl w:val="0"/>
          <w:numId w:val="4"/>
        </w:numPr>
        <w:ind w:left="720" w:hanging="360"/>
        <w:rPr>
          <w:u w:val="none"/>
        </w:rPr>
      </w:pPr>
      <w:r w:rsidDel="00000000" w:rsidR="00000000" w:rsidRPr="00000000">
        <w:rPr>
          <w:rtl w:val="0"/>
        </w:rPr>
        <w:t xml:space="preserve">Python - PyCharm</w:t>
      </w:r>
    </w:p>
    <w:p w:rsidR="00000000" w:rsidDel="00000000" w:rsidP="00000000" w:rsidRDefault="00000000" w:rsidRPr="00000000" w14:paraId="0000002D">
      <w:pPr>
        <w:numPr>
          <w:ilvl w:val="0"/>
          <w:numId w:val="4"/>
        </w:numPr>
        <w:ind w:left="720" w:hanging="360"/>
        <w:rPr>
          <w:u w:val="none"/>
        </w:rPr>
      </w:pPr>
      <w:r w:rsidDel="00000000" w:rsidR="00000000" w:rsidRPr="00000000">
        <w:rPr>
          <w:rtl w:val="0"/>
        </w:rPr>
        <w:t xml:space="preserve">JavaScript - Visual Studio Code, WebStorm</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Нам в качестве примера подойдет IntelliJ Community Edition. Саму Java мы установим уже внутри IDE.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Теперь нам нужно определить какие зависимости мы будем использовать для Java языка.</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Для UI: </w:t>
      </w:r>
      <w:r w:rsidDel="00000000" w:rsidR="00000000" w:rsidRPr="00000000">
        <w:rPr>
          <w:b w:val="1"/>
          <w:rtl w:val="0"/>
        </w:rPr>
        <w:t xml:space="preserve">Selenium</w:t>
      </w:r>
      <w:r w:rsidDel="00000000" w:rsidR="00000000" w:rsidRPr="00000000">
        <w:rPr>
          <w:rtl w:val="0"/>
        </w:rPr>
        <w:t xml:space="preserve">, Selenide, Playwright</w:t>
      </w:r>
    </w:p>
    <w:p w:rsidR="00000000" w:rsidDel="00000000" w:rsidP="00000000" w:rsidRDefault="00000000" w:rsidRPr="00000000" w14:paraId="00000034">
      <w:pPr>
        <w:rPr/>
      </w:pPr>
      <w:r w:rsidDel="00000000" w:rsidR="00000000" w:rsidRPr="00000000">
        <w:rPr>
          <w:rtl w:val="0"/>
        </w:rPr>
        <w:t xml:space="preserve">Для API: </w:t>
      </w:r>
      <w:r w:rsidDel="00000000" w:rsidR="00000000" w:rsidRPr="00000000">
        <w:rPr>
          <w:b w:val="1"/>
          <w:rtl w:val="0"/>
        </w:rPr>
        <w:t xml:space="preserve">RestAssured</w:t>
      </w:r>
      <w:r w:rsidDel="00000000" w:rsidR="00000000" w:rsidRPr="00000000">
        <w:rPr>
          <w:rtl w:val="0"/>
        </w:rPr>
        <w:t xml:space="preserve">, Playwright, любой другой http клиент</w:t>
      </w:r>
    </w:p>
    <w:p w:rsidR="00000000" w:rsidDel="00000000" w:rsidP="00000000" w:rsidRDefault="00000000" w:rsidRPr="00000000" w14:paraId="00000035">
      <w:pPr>
        <w:rPr/>
      </w:pPr>
      <w:r w:rsidDel="00000000" w:rsidR="00000000" w:rsidRPr="00000000">
        <w:rPr>
          <w:rtl w:val="0"/>
        </w:rPr>
        <w:t xml:space="preserve">Json: </w:t>
      </w:r>
      <w:r w:rsidDel="00000000" w:rsidR="00000000" w:rsidRPr="00000000">
        <w:rPr>
          <w:b w:val="1"/>
          <w:rtl w:val="0"/>
        </w:rPr>
        <w:t xml:space="preserve">Jackson</w:t>
      </w:r>
      <w:r w:rsidDel="00000000" w:rsidR="00000000" w:rsidRPr="00000000">
        <w:rPr>
          <w:rtl w:val="0"/>
        </w:rPr>
        <w:t xml:space="preserve">, Gson</w:t>
      </w:r>
    </w:p>
    <w:p w:rsidR="00000000" w:rsidDel="00000000" w:rsidP="00000000" w:rsidRDefault="00000000" w:rsidRPr="00000000" w14:paraId="00000036">
      <w:pPr>
        <w:rPr/>
      </w:pPr>
      <w:r w:rsidDel="00000000" w:rsidR="00000000" w:rsidRPr="00000000">
        <w:rPr>
          <w:rtl w:val="0"/>
        </w:rPr>
        <w:t xml:space="preserve">Для запуска тестов: </w:t>
      </w:r>
      <w:r w:rsidDel="00000000" w:rsidR="00000000" w:rsidRPr="00000000">
        <w:rPr>
          <w:b w:val="1"/>
          <w:rtl w:val="0"/>
        </w:rPr>
        <w:t xml:space="preserve">JUnit</w:t>
      </w:r>
      <w:r w:rsidDel="00000000" w:rsidR="00000000" w:rsidRPr="00000000">
        <w:rPr>
          <w:rtl w:val="0"/>
        </w:rPr>
        <w:t xml:space="preserve">, TestNG</w:t>
      </w:r>
    </w:p>
    <w:p w:rsidR="00000000" w:rsidDel="00000000" w:rsidP="00000000" w:rsidRDefault="00000000" w:rsidRPr="00000000" w14:paraId="00000037">
      <w:pPr>
        <w:rPr/>
      </w:pPr>
      <w:r w:rsidDel="00000000" w:rsidR="00000000" w:rsidRPr="00000000">
        <w:rPr>
          <w:rtl w:val="0"/>
        </w:rPr>
        <w:t xml:space="preserve">Assert’ы: </w:t>
      </w:r>
      <w:r w:rsidDel="00000000" w:rsidR="00000000" w:rsidRPr="00000000">
        <w:rPr>
          <w:b w:val="1"/>
          <w:rtl w:val="0"/>
        </w:rPr>
        <w:t xml:space="preserve">AssertJ</w:t>
      </w:r>
      <w:r w:rsidDel="00000000" w:rsidR="00000000" w:rsidRPr="00000000">
        <w:rPr>
          <w:rtl w:val="0"/>
        </w:rPr>
        <w:t xml:space="preserve">, Hamcrest</w:t>
      </w:r>
    </w:p>
    <w:p w:rsidR="00000000" w:rsidDel="00000000" w:rsidP="00000000" w:rsidRDefault="00000000" w:rsidRPr="00000000" w14:paraId="00000038">
      <w:pPr>
        <w:rPr>
          <w:b w:val="1"/>
        </w:rPr>
      </w:pPr>
      <w:r w:rsidDel="00000000" w:rsidR="00000000" w:rsidRPr="00000000">
        <w:rPr>
          <w:rtl w:val="0"/>
        </w:rPr>
        <w:t xml:space="preserve">Сборщик проекта: Maven, </w:t>
      </w:r>
      <w:r w:rsidDel="00000000" w:rsidR="00000000" w:rsidRPr="00000000">
        <w:rPr>
          <w:b w:val="1"/>
          <w:rtl w:val="0"/>
        </w:rPr>
        <w:t xml:space="preserve">Gradle</w:t>
      </w:r>
    </w:p>
    <w:p w:rsidR="00000000" w:rsidDel="00000000" w:rsidP="00000000" w:rsidRDefault="00000000" w:rsidRPr="00000000" w14:paraId="00000039">
      <w:pPr>
        <w:rPr/>
      </w:pPr>
      <w:r w:rsidDel="00000000" w:rsidR="00000000" w:rsidRPr="00000000">
        <w:rPr>
          <w:rtl w:val="0"/>
        </w:rPr>
        <w:t xml:space="preserve">Отчеты: JUnit report, </w:t>
      </w:r>
      <w:r w:rsidDel="00000000" w:rsidR="00000000" w:rsidRPr="00000000">
        <w:rPr>
          <w:b w:val="1"/>
          <w:rtl w:val="0"/>
        </w:rPr>
        <w:t xml:space="preserve">Allure</w:t>
      </w:r>
      <w:r w:rsidDel="00000000" w:rsidR="00000000" w:rsidRPr="00000000">
        <w:rPr>
          <w:rtl w:val="0"/>
        </w:rPr>
        <w:t xml:space="preserve">, Report portal, Cucumber report</w:t>
      </w:r>
    </w:p>
    <w:p w:rsidR="00000000" w:rsidDel="00000000" w:rsidP="00000000" w:rsidRDefault="00000000" w:rsidRPr="00000000" w14:paraId="0000003A">
      <w:pPr>
        <w:rPr/>
      </w:pPr>
      <w:r w:rsidDel="00000000" w:rsidR="00000000" w:rsidRPr="00000000">
        <w:rPr>
          <w:rtl w:val="0"/>
        </w:rPr>
        <w:t xml:space="preserve">BDD: Cucumber, JBehave</w:t>
      </w:r>
    </w:p>
    <w:p w:rsidR="00000000" w:rsidDel="00000000" w:rsidP="00000000" w:rsidRDefault="00000000" w:rsidRPr="00000000" w14:paraId="0000003B">
      <w:pPr>
        <w:rPr>
          <w:b w:val="1"/>
        </w:rPr>
      </w:pPr>
      <w:r w:rsidDel="00000000" w:rsidR="00000000" w:rsidRPr="00000000">
        <w:rPr>
          <w:rtl w:val="0"/>
        </w:rPr>
        <w:t xml:space="preserve">Dependency injection: Spring, </w:t>
      </w:r>
      <w:r w:rsidDel="00000000" w:rsidR="00000000" w:rsidRPr="00000000">
        <w:rPr>
          <w:b w:val="1"/>
          <w:rtl w:val="0"/>
        </w:rPr>
        <w:t xml:space="preserve">Guice</w:t>
      </w:r>
    </w:p>
    <w:p w:rsidR="00000000" w:rsidDel="00000000" w:rsidP="00000000" w:rsidRDefault="00000000" w:rsidRPr="00000000" w14:paraId="0000003C">
      <w:pPr>
        <w:rPr>
          <w:b w:val="1"/>
        </w:rPr>
      </w:pPr>
      <w:r w:rsidDel="00000000" w:rsidR="00000000" w:rsidRPr="00000000">
        <w:rPr>
          <w:rtl w:val="0"/>
        </w:rPr>
        <w:t xml:space="preserve">Генераторы кода: </w:t>
      </w:r>
      <w:r w:rsidDel="00000000" w:rsidR="00000000" w:rsidRPr="00000000">
        <w:rPr>
          <w:b w:val="1"/>
          <w:rtl w:val="0"/>
        </w:rPr>
        <w:t xml:space="preserve">Lombok</w:t>
      </w:r>
    </w:p>
    <w:p w:rsidR="00000000" w:rsidDel="00000000" w:rsidP="00000000" w:rsidRDefault="00000000" w:rsidRPr="00000000" w14:paraId="0000003D">
      <w:pPr>
        <w:rPr/>
      </w:pPr>
      <w:r w:rsidDel="00000000" w:rsidR="00000000" w:rsidRPr="00000000">
        <w:rPr>
          <w:rtl w:val="0"/>
        </w:rPr>
        <w:t xml:space="preserve">Работа с БД: hibernate, jakarta</w:t>
      </w:r>
    </w:p>
    <w:p w:rsidR="00000000" w:rsidDel="00000000" w:rsidP="00000000" w:rsidRDefault="00000000" w:rsidRPr="00000000" w14:paraId="0000003E">
      <w:pPr>
        <w:rPr>
          <w:b w:val="1"/>
        </w:rPr>
      </w:pPr>
      <w:r w:rsidDel="00000000" w:rsidR="00000000" w:rsidRPr="00000000">
        <w:rPr>
          <w:rtl w:val="0"/>
        </w:rPr>
        <w:t xml:space="preserve">Property файлы: </w:t>
      </w:r>
      <w:r w:rsidDel="00000000" w:rsidR="00000000" w:rsidRPr="00000000">
        <w:rPr>
          <w:b w:val="1"/>
          <w:rtl w:val="0"/>
        </w:rPr>
        <w:t xml:space="preserve">Owner</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В рамках воркшопа будут использоваться </w:t>
      </w:r>
      <w:r w:rsidDel="00000000" w:rsidR="00000000" w:rsidRPr="00000000">
        <w:rPr>
          <w:b w:val="1"/>
          <w:rtl w:val="0"/>
        </w:rPr>
        <w:t xml:space="preserve">выделенные зависимости</w:t>
      </w:r>
      <w:r w:rsidDel="00000000" w:rsidR="00000000" w:rsidRPr="00000000">
        <w:rPr>
          <w:rtl w:val="0"/>
        </w:rPr>
        <w:t xml:space="preserve">.</w:t>
      </w:r>
    </w:p>
    <w:p w:rsidR="00000000" w:rsidDel="00000000" w:rsidP="00000000" w:rsidRDefault="00000000" w:rsidRPr="00000000" w14:paraId="00000041">
      <w:pPr>
        <w:pStyle w:val="Heading1"/>
        <w:rPr/>
      </w:pPr>
      <w:bookmarkStart w:colFirst="0" w:colLast="0" w:name="_agr0vofag8w0" w:id="2"/>
      <w:bookmarkEnd w:id="2"/>
      <w:r w:rsidDel="00000000" w:rsidR="00000000" w:rsidRPr="00000000">
        <w:rPr>
          <w:rtl w:val="0"/>
        </w:rPr>
        <w:t xml:space="preserve">2 - Создание нового проекта</w:t>
      </w:r>
    </w:p>
    <w:p w:rsidR="00000000" w:rsidDel="00000000" w:rsidP="00000000" w:rsidRDefault="00000000" w:rsidRPr="00000000" w14:paraId="00000042">
      <w:pPr>
        <w:rPr/>
      </w:pPr>
      <w:hyperlink r:id="rId13">
        <w:r w:rsidDel="00000000" w:rsidR="00000000" w:rsidRPr="00000000">
          <w:rPr>
            <w:color w:val="1155cc"/>
            <w:u w:val="single"/>
            <w:rtl w:val="0"/>
          </w:rPr>
          <w:t xml:space="preserve">https://github.com/basdijkstra/a-test-automation-project/blob/main/01-creating-a-new-empty-project.md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Используя IntelliJ создаем новый проект:</w:t>
      </w:r>
    </w:p>
    <w:p w:rsidR="00000000" w:rsidDel="00000000" w:rsidP="00000000" w:rsidRDefault="00000000" w:rsidRPr="00000000" w14:paraId="00000044">
      <w:pPr>
        <w:numPr>
          <w:ilvl w:val="0"/>
          <w:numId w:val="11"/>
        </w:numPr>
        <w:ind w:left="720" w:hanging="360"/>
        <w:rPr>
          <w:u w:val="none"/>
        </w:rPr>
      </w:pPr>
      <w:r w:rsidDel="00000000" w:rsidR="00000000" w:rsidRPr="00000000">
        <w:rPr>
          <w:rtl w:val="0"/>
        </w:rPr>
        <w:t xml:space="preserve">Указываем имя проекта, например, new-java-framework</w:t>
      </w:r>
    </w:p>
    <w:p w:rsidR="00000000" w:rsidDel="00000000" w:rsidP="00000000" w:rsidRDefault="00000000" w:rsidRPr="00000000" w14:paraId="00000045">
      <w:pPr>
        <w:numPr>
          <w:ilvl w:val="0"/>
          <w:numId w:val="11"/>
        </w:numPr>
        <w:ind w:left="720" w:hanging="360"/>
        <w:rPr>
          <w:u w:val="none"/>
        </w:rPr>
      </w:pPr>
      <w:r w:rsidDel="00000000" w:rsidR="00000000" w:rsidRPr="00000000">
        <w:rPr>
          <w:rtl w:val="0"/>
        </w:rPr>
        <w:t xml:space="preserve">Можем выбрать создание git repository (но для этого нужно авторизоваться под своим аккаунтов в IntelliJ)</w:t>
      </w:r>
    </w:p>
    <w:p w:rsidR="00000000" w:rsidDel="00000000" w:rsidP="00000000" w:rsidRDefault="00000000" w:rsidRPr="00000000" w14:paraId="00000046">
      <w:pPr>
        <w:numPr>
          <w:ilvl w:val="0"/>
          <w:numId w:val="11"/>
        </w:numPr>
        <w:ind w:left="720" w:hanging="360"/>
        <w:rPr>
          <w:u w:val="none"/>
        </w:rPr>
      </w:pPr>
      <w:r w:rsidDel="00000000" w:rsidR="00000000" w:rsidRPr="00000000">
        <w:rPr>
          <w:rtl w:val="0"/>
        </w:rPr>
        <w:t xml:space="preserve">Указываем Build System как Gradle. Если что у меня есть примеры и Maven проектов, либо можете изучить это самостоятельно.</w:t>
      </w:r>
    </w:p>
    <w:p w:rsidR="00000000" w:rsidDel="00000000" w:rsidP="00000000" w:rsidRDefault="00000000" w:rsidRPr="00000000" w14:paraId="00000047">
      <w:pPr>
        <w:numPr>
          <w:ilvl w:val="0"/>
          <w:numId w:val="11"/>
        </w:numPr>
        <w:ind w:left="720" w:hanging="360"/>
        <w:rPr>
          <w:u w:val="none"/>
        </w:rPr>
      </w:pPr>
      <w:r w:rsidDel="00000000" w:rsidR="00000000" w:rsidRPr="00000000">
        <w:rPr>
          <w:rtl w:val="0"/>
        </w:rPr>
        <w:t xml:space="preserve">Выбираем JDK 17. Если нужной JDK нет, можно выбрать Download и в Oracle JDK скачать любую, например Amazon Corretto.</w:t>
      </w:r>
    </w:p>
    <w:p w:rsidR="00000000" w:rsidDel="00000000" w:rsidP="00000000" w:rsidRDefault="00000000" w:rsidRPr="00000000" w14:paraId="00000048">
      <w:pPr>
        <w:numPr>
          <w:ilvl w:val="0"/>
          <w:numId w:val="11"/>
        </w:numPr>
        <w:ind w:left="720" w:hanging="360"/>
        <w:rPr>
          <w:u w:val="none"/>
        </w:rPr>
      </w:pPr>
      <w:r w:rsidDel="00000000" w:rsidR="00000000" w:rsidRPr="00000000">
        <w:rPr>
          <w:rtl w:val="0"/>
        </w:rPr>
        <w:t xml:space="preserve">Выбрать Gradle DSL: Groovy. На DSL Kotlin также можете найти примеры самостоятельно.</w:t>
      </w:r>
    </w:p>
    <w:p w:rsidR="00000000" w:rsidDel="00000000" w:rsidP="00000000" w:rsidRDefault="00000000" w:rsidRPr="00000000" w14:paraId="00000049">
      <w:pPr>
        <w:numPr>
          <w:ilvl w:val="0"/>
          <w:numId w:val="11"/>
        </w:numPr>
        <w:ind w:left="720" w:hanging="360"/>
        <w:rPr>
          <w:u w:val="none"/>
        </w:rPr>
      </w:pPr>
      <w:r w:rsidDel="00000000" w:rsidR="00000000" w:rsidRPr="00000000">
        <w:rPr>
          <w:rtl w:val="0"/>
        </w:rPr>
        <w:t xml:space="preserve">Нажмите Create.</w:t>
      </w:r>
    </w:p>
    <w:p w:rsidR="00000000" w:rsidDel="00000000" w:rsidP="00000000" w:rsidRDefault="00000000" w:rsidRPr="00000000" w14:paraId="0000004A">
      <w:pPr>
        <w:rPr/>
      </w:pPr>
      <w:r w:rsidDel="00000000" w:rsidR="00000000" w:rsidRPr="00000000">
        <w:rPr/>
        <w:drawing>
          <wp:inline distB="114300" distT="114300" distL="114300" distR="114300">
            <wp:extent cx="5731200" cy="4991100"/>
            <wp:effectExtent b="0" l="0" r="0" t="0"/>
            <wp:docPr id="10"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11"/>
        </w:numPr>
        <w:ind w:left="720" w:hanging="360"/>
        <w:rPr>
          <w:u w:val="none"/>
        </w:rPr>
      </w:pPr>
      <w:r w:rsidDel="00000000" w:rsidR="00000000" w:rsidRPr="00000000">
        <w:rPr>
          <w:rtl w:val="0"/>
        </w:rPr>
        <w:t xml:space="preserve">Подождите пока не обновятся все базовые зависимости. Если необходимо, то нужно еще раз выбрать Setup SDK (File -&gt; Project Structure -&gt; Project -&gt; SDK -&gt; Java 17).</w:t>
      </w:r>
    </w:p>
    <w:p w:rsidR="00000000" w:rsidDel="00000000" w:rsidP="00000000" w:rsidRDefault="00000000" w:rsidRPr="00000000" w14:paraId="0000004C">
      <w:pPr>
        <w:numPr>
          <w:ilvl w:val="0"/>
          <w:numId w:val="11"/>
        </w:numPr>
        <w:ind w:left="720" w:hanging="360"/>
        <w:rPr>
          <w:u w:val="none"/>
        </w:rPr>
      </w:pPr>
      <w:r w:rsidDel="00000000" w:rsidR="00000000" w:rsidRPr="00000000">
        <w:rPr>
          <w:rtl w:val="0"/>
        </w:rPr>
        <w:t xml:space="preserve">Откройте класс src/main/java/groupId/Main.java и запустите main метод.</w:t>
      </w:r>
    </w:p>
    <w:p w:rsidR="00000000" w:rsidDel="00000000" w:rsidP="00000000" w:rsidRDefault="00000000" w:rsidRPr="00000000" w14:paraId="0000004D">
      <w:pPr>
        <w:numPr>
          <w:ilvl w:val="0"/>
          <w:numId w:val="11"/>
        </w:numPr>
        <w:ind w:left="720" w:hanging="360"/>
        <w:rPr>
          <w:u w:val="none"/>
        </w:rPr>
      </w:pPr>
      <w:r w:rsidDel="00000000" w:rsidR="00000000" w:rsidRPr="00000000">
        <w:rPr>
          <w:rtl w:val="0"/>
        </w:rPr>
        <w:t xml:space="preserve">Если в логе у вас есть текст:</w:t>
      </w:r>
    </w:p>
    <w:p w:rsidR="00000000" w:rsidDel="00000000" w:rsidP="00000000" w:rsidRDefault="00000000" w:rsidRPr="00000000" w14:paraId="0000004E">
      <w:pPr>
        <w:rPr/>
      </w:pPr>
      <w:r w:rsidDel="00000000" w:rsidR="00000000" w:rsidRPr="00000000">
        <w:rPr>
          <w:rtl w:val="0"/>
        </w:rPr>
        <w:t xml:space="preserve">“Hello and welcome!i = 1</w:t>
      </w:r>
    </w:p>
    <w:p w:rsidR="00000000" w:rsidDel="00000000" w:rsidP="00000000" w:rsidRDefault="00000000" w:rsidRPr="00000000" w14:paraId="0000004F">
      <w:pPr>
        <w:rPr/>
      </w:pPr>
      <w:r w:rsidDel="00000000" w:rsidR="00000000" w:rsidRPr="00000000">
        <w:rPr>
          <w:rtl w:val="0"/>
        </w:rPr>
        <w:t xml:space="preserve">i = 2</w:t>
      </w:r>
    </w:p>
    <w:p w:rsidR="00000000" w:rsidDel="00000000" w:rsidP="00000000" w:rsidRDefault="00000000" w:rsidRPr="00000000" w14:paraId="00000050">
      <w:pPr>
        <w:rPr/>
      </w:pPr>
      <w:r w:rsidDel="00000000" w:rsidR="00000000" w:rsidRPr="00000000">
        <w:rPr>
          <w:rtl w:val="0"/>
        </w:rPr>
        <w:t xml:space="preserve">i = 3</w:t>
      </w:r>
    </w:p>
    <w:p w:rsidR="00000000" w:rsidDel="00000000" w:rsidP="00000000" w:rsidRDefault="00000000" w:rsidRPr="00000000" w14:paraId="00000051">
      <w:pPr>
        <w:rPr/>
      </w:pPr>
      <w:r w:rsidDel="00000000" w:rsidR="00000000" w:rsidRPr="00000000">
        <w:rPr>
          <w:rtl w:val="0"/>
        </w:rPr>
        <w:t xml:space="preserve">i = 4</w:t>
      </w:r>
    </w:p>
    <w:p w:rsidR="00000000" w:rsidDel="00000000" w:rsidP="00000000" w:rsidRDefault="00000000" w:rsidRPr="00000000" w14:paraId="00000052">
      <w:pPr>
        <w:rPr/>
      </w:pPr>
      <w:r w:rsidDel="00000000" w:rsidR="00000000" w:rsidRPr="00000000">
        <w:rPr>
          <w:rtl w:val="0"/>
        </w:rPr>
        <w:t xml:space="preserve">i = 5”</w:t>
      </w:r>
    </w:p>
    <w:p w:rsidR="00000000" w:rsidDel="00000000" w:rsidP="00000000" w:rsidRDefault="00000000" w:rsidRPr="00000000" w14:paraId="00000053">
      <w:pPr>
        <w:rPr/>
      </w:pPr>
      <w:r w:rsidDel="00000000" w:rsidR="00000000" w:rsidRPr="00000000">
        <w:rPr>
          <w:rtl w:val="0"/>
        </w:rPr>
        <w:t xml:space="preserve">Значит вы все настроили правильно!</w:t>
      </w:r>
    </w:p>
    <w:p w:rsidR="00000000" w:rsidDel="00000000" w:rsidP="00000000" w:rsidRDefault="00000000" w:rsidRPr="00000000" w14:paraId="00000054">
      <w:pPr>
        <w:rPr/>
      </w:pPr>
      <w:r w:rsidDel="00000000" w:rsidR="00000000" w:rsidRPr="00000000">
        <w:rPr/>
        <w:drawing>
          <wp:inline distB="114300" distT="114300" distL="114300" distR="114300">
            <wp:extent cx="5731200" cy="4940300"/>
            <wp:effectExtent b="0" l="0" r="0" t="0"/>
            <wp:docPr id="18"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7312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1"/>
        <w:rPr/>
      </w:pPr>
      <w:bookmarkStart w:colFirst="0" w:colLast="0" w:name="_1xo23ntrc6dl" w:id="3"/>
      <w:bookmarkEnd w:id="3"/>
      <w:r w:rsidDel="00000000" w:rsidR="00000000" w:rsidRPr="00000000">
        <w:rPr>
          <w:rtl w:val="0"/>
        </w:rPr>
        <w:t xml:space="preserve">3 - Создание проекта в GitHub</w:t>
      </w:r>
    </w:p>
    <w:p w:rsidR="00000000" w:rsidDel="00000000" w:rsidP="00000000" w:rsidRDefault="00000000" w:rsidRPr="00000000" w14:paraId="00000056">
      <w:pPr>
        <w:rPr/>
      </w:pPr>
      <w:r w:rsidDel="00000000" w:rsidR="00000000" w:rsidRPr="00000000">
        <w:rPr>
          <w:rtl w:val="0"/>
        </w:rPr>
        <w:t xml:space="preserve">Теперь пришло время залить наш код в удаленный репозиторий. Если вы изначально нажали галочку на создание Git репозитория, то теперь можно приступать к созданию коммита: Git -&gt; Commit.</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В диалоговом окне нужно убрать галочки с лишних файлов. В нашем случае это будут файлы из папки “.idea”. Отжимайте все эти файлы. Пишите комментарий в поле Commit message, например, Init commit и нажимайте на кнопку “Commit”.</w:t>
      </w:r>
    </w:p>
    <w:p w:rsidR="00000000" w:rsidDel="00000000" w:rsidP="00000000" w:rsidRDefault="00000000" w:rsidRPr="00000000" w14:paraId="00000059">
      <w:pPr>
        <w:rPr/>
      </w:pPr>
      <w:r w:rsidDel="00000000" w:rsidR="00000000" w:rsidRPr="00000000">
        <w:rPr/>
        <w:drawing>
          <wp:inline distB="114300" distT="114300" distL="114300" distR="114300">
            <wp:extent cx="5731200" cy="8166100"/>
            <wp:effectExtent b="0" l="0" r="0" t="0"/>
            <wp:docPr id="1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8166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Затем нужно сделать создать репозиторий: Git -&gt; GitHub -&gt; Share project on GitHub. Выберете оставить ли проект приватным и нажмите Share.</w:t>
      </w:r>
    </w:p>
    <w:p w:rsidR="00000000" w:rsidDel="00000000" w:rsidP="00000000" w:rsidRDefault="00000000" w:rsidRPr="00000000" w14:paraId="0000005C">
      <w:pPr>
        <w:rPr/>
      </w:pPr>
      <w:r w:rsidDel="00000000" w:rsidR="00000000" w:rsidRPr="00000000">
        <w:rPr/>
        <w:drawing>
          <wp:inline distB="114300" distT="114300" distL="114300" distR="114300">
            <wp:extent cx="5731200" cy="3619500"/>
            <wp:effectExtent b="0" l="0" r="0" t="0"/>
            <wp:docPr id="21"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Можете проверить, что в вашем GitHub появился новый репозиторий с единственный Init commit.</w:t>
      </w:r>
    </w:p>
    <w:p w:rsidR="00000000" w:rsidDel="00000000" w:rsidP="00000000" w:rsidRDefault="00000000" w:rsidRPr="00000000" w14:paraId="0000005F">
      <w:pPr>
        <w:rPr/>
      </w:pPr>
      <w:r w:rsidDel="00000000" w:rsidR="00000000" w:rsidRPr="00000000">
        <w:rPr/>
        <w:drawing>
          <wp:inline distB="114300" distT="114300" distL="114300" distR="114300">
            <wp:extent cx="4248150" cy="866775"/>
            <wp:effectExtent b="0" l="0" r="0" t="0"/>
            <wp:docPr id="24"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424815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731200" cy="3441700"/>
            <wp:effectExtent b="0" l="0" r="0" t="0"/>
            <wp:docPr id="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1"/>
        <w:rPr/>
      </w:pPr>
      <w:bookmarkStart w:colFirst="0" w:colLast="0" w:name="_fybdslgtfdto" w:id="4"/>
      <w:bookmarkEnd w:id="4"/>
      <w:r w:rsidDel="00000000" w:rsidR="00000000" w:rsidRPr="00000000">
        <w:rPr>
          <w:rtl w:val="0"/>
        </w:rPr>
        <w:t xml:space="preserve">4 - </w:t>
      </w:r>
      <w:r w:rsidDel="00000000" w:rsidR="00000000" w:rsidRPr="00000000">
        <w:rPr>
          <w:rtl w:val="0"/>
        </w:rPr>
        <w:t xml:space="preserve">Работа с GitHub и GitFlow</w:t>
      </w:r>
    </w:p>
    <w:p w:rsidR="00000000" w:rsidDel="00000000" w:rsidP="00000000" w:rsidRDefault="00000000" w:rsidRPr="00000000" w14:paraId="00000062">
      <w:pPr>
        <w:rPr/>
      </w:pPr>
      <w:r w:rsidDel="00000000" w:rsidR="00000000" w:rsidRPr="00000000">
        <w:rPr>
          <w:rtl w:val="0"/>
        </w:rPr>
        <w:t xml:space="preserve">Теперь после первого коммита нужно подумать о двух вещах.</w:t>
      </w:r>
    </w:p>
    <w:p w:rsidR="00000000" w:rsidDel="00000000" w:rsidP="00000000" w:rsidRDefault="00000000" w:rsidRPr="00000000" w14:paraId="00000063">
      <w:pPr>
        <w:rPr/>
      </w:pPr>
      <w:r w:rsidDel="00000000" w:rsidR="00000000" w:rsidRPr="00000000">
        <w:rPr>
          <w:rtl w:val="0"/>
        </w:rPr>
        <w:t xml:space="preserve">Первое - это о так называемом GitFlow. По хорошему мы больше не делаем коммиты напрямую в master/main ветку, а создаем новые ветки под каждую задачу. Также у нас могут быть разные варианты веток для релизов. Например, есть варианты с ветками master/dev. Ветками под конкретные версии релизов или так называемый trunk based. Почитать про это можно в этой статье </w:t>
      </w:r>
      <w:hyperlink r:id="rId20">
        <w:r w:rsidDel="00000000" w:rsidR="00000000" w:rsidRPr="00000000">
          <w:rPr>
            <w:color w:val="1155cc"/>
            <w:u w:val="single"/>
            <w:rtl w:val="0"/>
          </w:rPr>
          <w:t xml:space="preserve">https://www.atlassian.com/continuous-delivery/continuous-integration/trunk-based-development</w:t>
        </w:r>
      </w:hyperlink>
      <w:r w:rsidDel="00000000" w:rsidR="00000000" w:rsidRPr="00000000">
        <w:rPr>
          <w:rtl w:val="0"/>
        </w:rPr>
        <w:t xml:space="preserve">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Для наших целей давайте договоримся просто создавать новые ветки, делать в них локальные коммиты, после полной реализации делать push в удаленный репозиторий, делать pull request и после ревью кода мержить нашу ветку в master/main ветку нашего репозитория.</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t xml:space="preserve">Сделайте новую ветку с помощью Git -&gt; New Branch с названием, например: feat/no-ref/gitignore по шаблону: feat/JIRA-123/e2e-tests. </w:t>
      </w:r>
      <w:r w:rsidDel="00000000" w:rsidR="00000000" w:rsidRPr="00000000">
        <w:rPr>
          <w:b w:val="1"/>
          <w:rtl w:val="0"/>
        </w:rPr>
        <w:t xml:space="preserve">Я буду именовать ветки с нумерацией, чтобы вы видели постепенный прогресс проекта.</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i w:val="1"/>
        </w:rPr>
      </w:pPr>
      <w:r w:rsidDel="00000000" w:rsidR="00000000" w:rsidRPr="00000000">
        <w:rPr>
          <w:i w:val="1"/>
          <w:rtl w:val="0"/>
        </w:rPr>
        <w:t xml:space="preserve">Примечание: В нашем случае у нас просто нет задачи в Jira под нужное нам изменение. На вашем проекте может быть свое наименование веток, а может быть даже настроена проверка, если что-то указано неправильно.</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Второе: это те самые файлы в папке .idea которые вечно будут пытаться попасть в наш репозиторий. Для того, чтобы раз и навсегда запретить эти</w:t>
      </w:r>
      <w:del w:author="Paul Sky" w:id="3" w:date="2025-02-13T16:40:38Z">
        <w:r w:rsidDel="00000000" w:rsidR="00000000" w:rsidRPr="00000000">
          <w:rPr>
            <w:rtl w:val="0"/>
          </w:rPr>
          <w:delText xml:space="preserve">т</w:delText>
        </w:r>
      </w:del>
      <w:r w:rsidDel="00000000" w:rsidR="00000000" w:rsidRPr="00000000">
        <w:rPr>
          <w:rtl w:val="0"/>
        </w:rPr>
        <w:t xml:space="preserve"> папки в commit диалоге нужно обновить наш файл .gitignore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Изначально наш .gitignore имеет такие строки:</w:t>
      </w:r>
    </w:p>
    <w:p w:rsidR="00000000" w:rsidDel="00000000" w:rsidP="00000000" w:rsidRDefault="00000000" w:rsidRPr="00000000" w14:paraId="0000006E">
      <w:pPr>
        <w:shd w:fill="ffffff" w:val="clear"/>
        <w:rPr>
          <w:rFonts w:ascii="Courier New" w:cs="Courier New" w:eastAsia="Courier New" w:hAnsi="Courier New"/>
          <w:i w:val="1"/>
          <w:color w:val="8c8c8c"/>
        </w:rPr>
      </w:pPr>
      <w:r w:rsidDel="00000000" w:rsidR="00000000" w:rsidRPr="00000000">
        <w:rPr>
          <w:rFonts w:ascii="Courier New" w:cs="Courier New" w:eastAsia="Courier New" w:hAnsi="Courier New"/>
          <w:i w:val="1"/>
          <w:color w:val="8c8c8c"/>
          <w:rtl w:val="0"/>
        </w:rPr>
        <w:t xml:space="preserve">### IntelliJ IDEA ###</w:t>
      </w:r>
    </w:p>
    <w:p w:rsidR="00000000" w:rsidDel="00000000" w:rsidP="00000000" w:rsidRDefault="00000000" w:rsidRPr="00000000" w14:paraId="0000006F">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.idea/modules.xml</w:t>
      </w:r>
    </w:p>
    <w:p w:rsidR="00000000" w:rsidDel="00000000" w:rsidP="00000000" w:rsidRDefault="00000000" w:rsidRPr="00000000" w14:paraId="00000070">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.idea/jarRepositories.xml</w:t>
      </w:r>
    </w:p>
    <w:p w:rsidR="00000000" w:rsidDel="00000000" w:rsidP="00000000" w:rsidRDefault="00000000" w:rsidRPr="00000000" w14:paraId="00000071">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.idea/compiler.xml</w:t>
      </w:r>
    </w:p>
    <w:p w:rsidR="00000000" w:rsidDel="00000000" w:rsidP="00000000" w:rsidRDefault="00000000" w:rsidRPr="00000000" w14:paraId="00000072">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.idea/libraries/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Нам нужно обновить до:</w:t>
      </w:r>
    </w:p>
    <w:p w:rsidR="00000000" w:rsidDel="00000000" w:rsidP="00000000" w:rsidRDefault="00000000" w:rsidRPr="00000000" w14:paraId="00000075">
      <w:pPr>
        <w:shd w:fill="ffffff" w:val="clear"/>
        <w:rPr>
          <w:rFonts w:ascii="Courier New" w:cs="Courier New" w:eastAsia="Courier New" w:hAnsi="Courier New"/>
          <w:i w:val="1"/>
          <w:color w:val="8c8c8c"/>
        </w:rPr>
      </w:pPr>
      <w:r w:rsidDel="00000000" w:rsidR="00000000" w:rsidRPr="00000000">
        <w:rPr>
          <w:rFonts w:ascii="Courier New" w:cs="Courier New" w:eastAsia="Courier New" w:hAnsi="Courier New"/>
          <w:i w:val="1"/>
          <w:color w:val="8c8c8c"/>
          <w:rtl w:val="0"/>
        </w:rPr>
        <w:t xml:space="preserve">### IntelliJ IDEA ###</w:t>
      </w:r>
    </w:p>
    <w:p w:rsidR="00000000" w:rsidDel="00000000" w:rsidP="00000000" w:rsidRDefault="00000000" w:rsidRPr="00000000" w14:paraId="00000076">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.idea/modules.xml</w:t>
      </w:r>
    </w:p>
    <w:p w:rsidR="00000000" w:rsidDel="00000000" w:rsidP="00000000" w:rsidRDefault="00000000" w:rsidRPr="00000000" w14:paraId="00000077">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.idea/jarRepositories.xml</w:t>
      </w:r>
    </w:p>
    <w:p w:rsidR="00000000" w:rsidDel="00000000" w:rsidP="00000000" w:rsidRDefault="00000000" w:rsidRPr="00000000" w14:paraId="00000078">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.idea/compiler.xml</w:t>
      </w:r>
    </w:p>
    <w:p w:rsidR="00000000" w:rsidDel="00000000" w:rsidP="00000000" w:rsidRDefault="00000000" w:rsidRPr="00000000" w14:paraId="00000079">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.idea/libraries/</w:t>
      </w:r>
    </w:p>
    <w:p w:rsidR="00000000" w:rsidDel="00000000" w:rsidP="00000000" w:rsidRDefault="00000000" w:rsidRPr="00000000" w14:paraId="0000007A">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.idea/gradle.xml</w:t>
      </w:r>
    </w:p>
    <w:p w:rsidR="00000000" w:rsidDel="00000000" w:rsidP="00000000" w:rsidRDefault="00000000" w:rsidRPr="00000000" w14:paraId="0000007B">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.idea/misc.xml</w:t>
      </w:r>
    </w:p>
    <w:p w:rsidR="00000000" w:rsidDel="00000000" w:rsidP="00000000" w:rsidRDefault="00000000" w:rsidRPr="00000000" w14:paraId="0000007C">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.idea/vcs.xml</w:t>
      </w:r>
    </w:p>
    <w:p w:rsidR="00000000" w:rsidDel="00000000" w:rsidP="00000000" w:rsidRDefault="00000000" w:rsidRPr="00000000" w14:paraId="0000007D">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.idea/workspace.xml</w:t>
      </w:r>
    </w:p>
    <w:p w:rsidR="00000000" w:rsidDel="00000000" w:rsidP="00000000" w:rsidRDefault="00000000" w:rsidRPr="00000000" w14:paraId="0000007E">
      <w:pPr>
        <w:shd w:fill="ffffff" w:val="clear"/>
        <w:rPr>
          <w:rFonts w:ascii="Courier New" w:cs="Courier New" w:eastAsia="Courier New" w:hAnsi="Courier New"/>
          <w:color w:val="080808"/>
        </w:rPr>
      </w:pPr>
      <w:r w:rsidDel="00000000" w:rsidR="00000000" w:rsidRPr="00000000">
        <w:rPr>
          <w:rtl w:val="0"/>
        </w:rPr>
      </w:r>
    </w:p>
    <w:p w:rsidR="00000000" w:rsidDel="00000000" w:rsidP="00000000" w:rsidRDefault="00000000" w:rsidRPr="00000000" w14:paraId="0000007F">
      <w:pPr>
        <w:shd w:fill="ffffff" w:val="clear"/>
        <w:rPr/>
      </w:pPr>
      <w:r w:rsidDel="00000000" w:rsidR="00000000" w:rsidRPr="00000000">
        <w:rPr>
          <w:rtl w:val="0"/>
        </w:rPr>
        <w:t xml:space="preserve">Либо смотря какие файлы у вас хотят залиться. Перечислять весь список файлов на самом деле неудобно и легче игнорировать всю директорию с помощью:</w:t>
      </w:r>
    </w:p>
    <w:p w:rsidR="00000000" w:rsidDel="00000000" w:rsidP="00000000" w:rsidRDefault="00000000" w:rsidRPr="00000000" w14:paraId="00000080">
      <w:pPr>
        <w:shd w:fill="ffffff" w:val="clear"/>
        <w:rPr>
          <w:rFonts w:ascii="Courier New" w:cs="Courier New" w:eastAsia="Courier New" w:hAnsi="Courier New"/>
          <w:i w:val="1"/>
          <w:color w:val="8c8c8c"/>
        </w:rPr>
      </w:pPr>
      <w:r w:rsidDel="00000000" w:rsidR="00000000" w:rsidRPr="00000000">
        <w:rPr>
          <w:rFonts w:ascii="Courier New" w:cs="Courier New" w:eastAsia="Courier New" w:hAnsi="Courier New"/>
          <w:i w:val="1"/>
          <w:color w:val="8c8c8c"/>
          <w:rtl w:val="0"/>
        </w:rPr>
        <w:t xml:space="preserve">### IntelliJ IDEA ###</w:t>
      </w:r>
    </w:p>
    <w:p w:rsidR="00000000" w:rsidDel="00000000" w:rsidP="00000000" w:rsidRDefault="00000000" w:rsidRPr="00000000" w14:paraId="00000081">
      <w:pPr>
        <w:shd w:fill="ffffff" w:val="clear"/>
        <w:rPr/>
      </w:pPr>
      <w:r w:rsidDel="00000000" w:rsidR="00000000" w:rsidRPr="00000000">
        <w:rPr>
          <w:rFonts w:ascii="Courier New" w:cs="Courier New" w:eastAsia="Courier New" w:hAnsi="Courier New"/>
          <w:color w:val="080808"/>
          <w:rtl w:val="0"/>
        </w:rPr>
        <w:t xml:space="preserve">.idea/</w:t>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i w:val="1"/>
        </w:rPr>
      </w:pPr>
      <w:r w:rsidDel="00000000" w:rsidR="00000000" w:rsidRPr="00000000">
        <w:rPr>
          <w:i w:val="1"/>
          <w:rtl w:val="0"/>
        </w:rPr>
        <w:t xml:space="preserve">Примечание: Если вы уже написали код в master/main ветке, то его можно предварительно сохранить в Stash через Git -&gt; VCS operations popup -&gt; Stash Changes. Дайте какое-то осмысленное название временному стешу. После этого создайте, перейдите в новую ветку и выполните: Git -&gt; VCS operations popup -&gt; Unstash Changes. Выберете свое осмысленное название и нажмите Apply (Pop тоже применит изменение, но одновременно удалит его из стеша). Если у вас не получается выполнить Unstash из-за изменившихся файлов в .idea то можно перенести изменения в .gitignore вручную.</w:t>
      </w:r>
    </w:p>
    <w:p w:rsidR="00000000" w:rsidDel="00000000" w:rsidP="00000000" w:rsidRDefault="00000000" w:rsidRPr="00000000" w14:paraId="00000084">
      <w:pPr>
        <w:rPr>
          <w:i w:val="1"/>
        </w:rPr>
      </w:pPr>
      <w:r w:rsidDel="00000000" w:rsidR="00000000" w:rsidRPr="00000000">
        <w:rPr>
          <w:rtl w:val="0"/>
        </w:rPr>
      </w:r>
    </w:p>
    <w:p w:rsidR="00000000" w:rsidDel="00000000" w:rsidP="00000000" w:rsidRDefault="00000000" w:rsidRPr="00000000" w14:paraId="00000085">
      <w:pPr>
        <w:rPr>
          <w:i w:val="1"/>
        </w:rPr>
      </w:pPr>
      <w:r w:rsidDel="00000000" w:rsidR="00000000" w:rsidRPr="00000000">
        <w:rPr>
          <w:i w:val="1"/>
          <w:rtl w:val="0"/>
        </w:rPr>
        <w:t xml:space="preserve">Примечание 2: Если файлы из игнорируемой папки уже были добавлены через git add (отображаются в окне коммитов даже после добавления в gitignore), то сбросить можно с помощью git reset.</w:t>
      </w:r>
    </w:p>
    <w:p w:rsidR="00000000" w:rsidDel="00000000" w:rsidP="00000000" w:rsidRDefault="00000000" w:rsidRPr="00000000" w14:paraId="00000086">
      <w:pPr>
        <w:rPr>
          <w:i w:val="1"/>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Сделаем коммит, push. Откройте GitHub и сделайте pull request, а потом откройте его через Compare &amp; pull request и сделаете Pull Request и потом merge.</w:t>
      </w:r>
    </w:p>
    <w:p w:rsidR="00000000" w:rsidDel="00000000" w:rsidP="00000000" w:rsidRDefault="00000000" w:rsidRPr="00000000" w14:paraId="00000088">
      <w:pPr>
        <w:rPr/>
      </w:pPr>
      <w:r w:rsidDel="00000000" w:rsidR="00000000" w:rsidRPr="00000000">
        <w:rPr/>
        <w:drawing>
          <wp:inline distB="114300" distT="114300" distL="114300" distR="114300">
            <wp:extent cx="5731200" cy="3759200"/>
            <wp:effectExtent b="0" l="0" r="0" t="0"/>
            <wp:docPr id="27"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731200" cy="495300"/>
            <wp:effectExtent b="0" l="0" r="0" t="0"/>
            <wp:docPr id="1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5731200" cy="4127500"/>
            <wp:effectExtent b="0" l="0" r="0" t="0"/>
            <wp:docPr id="5"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Теперь можно вернуться в наш проект, выбрать ветку master/main, сделать pull, чтобы подтянуть новые коммиты и сделать новую ветку под новую задачу.</w:t>
      </w:r>
    </w:p>
    <w:p w:rsidR="00000000" w:rsidDel="00000000" w:rsidP="00000000" w:rsidRDefault="00000000" w:rsidRPr="00000000" w14:paraId="0000008C">
      <w:pPr>
        <w:rPr/>
      </w:pPr>
      <w:r w:rsidDel="00000000" w:rsidR="00000000" w:rsidRPr="00000000">
        <w:rPr/>
        <w:drawing>
          <wp:inline distB="114300" distT="114300" distL="114300" distR="114300">
            <wp:extent cx="5731200" cy="2997200"/>
            <wp:effectExtent b="0" l="0" r="0" t="0"/>
            <wp:docPr id="3"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2676525" cy="5257800"/>
            <wp:effectExtent b="0" l="0" r="0" t="0"/>
            <wp:docPr id="25"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2676525"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4086225" cy="781050"/>
            <wp:effectExtent b="0" l="0" r="0" t="0"/>
            <wp:docPr id="22"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40862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Код ветки после обновления gitIgnore: </w:t>
      </w:r>
      <w:hyperlink r:id="rId27">
        <w:r w:rsidDel="00000000" w:rsidR="00000000" w:rsidRPr="00000000">
          <w:rPr>
            <w:color w:val="1155cc"/>
            <w:u w:val="single"/>
            <w:rtl w:val="0"/>
          </w:rPr>
          <w:t xml:space="preserve">https://github.com/topsycreed/new-java-framework/tree/1-gitignore</w:t>
        </w:r>
      </w:hyperlink>
      <w:r w:rsidDel="00000000" w:rsidR="00000000" w:rsidRPr="00000000">
        <w:rPr>
          <w:rtl w:val="0"/>
        </w:rPr>
        <w:t xml:space="preserve"> и его pull request: </w:t>
      </w:r>
      <w:hyperlink r:id="rId28">
        <w:r w:rsidDel="00000000" w:rsidR="00000000" w:rsidRPr="00000000">
          <w:rPr>
            <w:color w:val="1155cc"/>
            <w:u w:val="single"/>
            <w:rtl w:val="0"/>
          </w:rPr>
          <w:t xml:space="preserve">https://github.com/topsycreed/new-java-framework/pull/1</w:t>
        </w:r>
      </w:hyperlink>
      <w:r w:rsidDel="00000000" w:rsidR="00000000" w:rsidRPr="00000000">
        <w:rPr>
          <w:rtl w:val="0"/>
        </w:rPr>
        <w:t xml:space="preserve"> </w:t>
      </w:r>
    </w:p>
    <w:p w:rsidR="00000000" w:rsidDel="00000000" w:rsidP="00000000" w:rsidRDefault="00000000" w:rsidRPr="00000000" w14:paraId="00000090">
      <w:pPr>
        <w:pStyle w:val="Heading1"/>
        <w:rPr/>
      </w:pPr>
      <w:bookmarkStart w:colFirst="0" w:colLast="0" w:name="_ixyf1tjapfw5" w:id="5"/>
      <w:bookmarkEnd w:id="5"/>
      <w:r w:rsidDel="00000000" w:rsidR="00000000" w:rsidRPr="00000000">
        <w:rPr>
          <w:rtl w:val="0"/>
        </w:rPr>
        <w:t xml:space="preserve">5 - </w:t>
      </w:r>
      <w:r w:rsidDel="00000000" w:rsidR="00000000" w:rsidRPr="00000000">
        <w:rPr>
          <w:rtl w:val="0"/>
        </w:rPr>
        <w:t xml:space="preserve">Подключение зависимостей в проект</w:t>
      </w:r>
    </w:p>
    <w:p w:rsidR="00000000" w:rsidDel="00000000" w:rsidP="00000000" w:rsidRDefault="00000000" w:rsidRPr="00000000" w14:paraId="00000091">
      <w:pPr>
        <w:rPr/>
      </w:pPr>
      <w:hyperlink r:id="rId29">
        <w:r w:rsidDel="00000000" w:rsidR="00000000" w:rsidRPr="00000000">
          <w:rPr>
            <w:color w:val="1155cc"/>
            <w:u w:val="single"/>
            <w:rtl w:val="0"/>
          </w:rPr>
          <w:t xml:space="preserve">https://github.com/basdijkstra/a-test-automation-project/blob/main/02-working-with-package-managers.md</w:t>
        </w:r>
      </w:hyperlink>
      <w:r w:rsidDel="00000000" w:rsidR="00000000" w:rsidRPr="00000000">
        <w:rPr>
          <w:rtl w:val="0"/>
        </w:rPr>
        <w:t xml:space="preserve"> </w:t>
      </w:r>
    </w:p>
    <w:p w:rsidR="00000000" w:rsidDel="00000000" w:rsidP="00000000" w:rsidRDefault="00000000" w:rsidRPr="00000000" w14:paraId="00000092">
      <w:pPr>
        <w:rPr/>
      </w:pPr>
      <w:r w:rsidDel="00000000" w:rsidR="00000000" w:rsidRPr="00000000">
        <w:rPr>
          <w:rtl w:val="0"/>
        </w:rPr>
        <w:t xml:space="preserve">Теперь когда у нас базовый проект, нужно добавить необходимые зависимости для старта автоматизации. Добавлять лучше только те зависимости, которые используются в текущей ветке git - не стоит добавлять зависимости на будущее, которые не применяются прямо сейчас.</w:t>
      </w:r>
    </w:p>
    <w:p w:rsidR="00000000" w:rsidDel="00000000" w:rsidP="00000000" w:rsidRDefault="00000000" w:rsidRPr="00000000" w14:paraId="00000093">
      <w:pPr>
        <w:rPr/>
      </w:pPr>
      <w:r w:rsidDel="00000000" w:rsidR="00000000" w:rsidRPr="00000000">
        <w:rPr>
          <w:rtl w:val="0"/>
        </w:rPr>
        <w:t xml:space="preserve">В зависимости от сборщика: maven, gradle и DSL для gradle - меняется синтаксис для подключения зависимостей. Ниже будут примеры для Gradle + Groovy.</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t xml:space="preserve">Добавим тест раннер для юнит тестов. JUnit 5 уже добавлен по умолчанию.</w:t>
      </w:r>
    </w:p>
    <w:p w:rsidR="00000000" w:rsidDel="00000000" w:rsidP="00000000" w:rsidRDefault="00000000" w:rsidRPr="00000000" w14:paraId="00000096">
      <w:pPr>
        <w:shd w:fill="ffffff" w:val="clear"/>
        <w:rPr>
          <w:rFonts w:ascii="Courier New" w:cs="Courier New" w:eastAsia="Courier New" w:hAnsi="Courier New"/>
          <w:b w:val="1"/>
          <w:color w:val="080808"/>
        </w:rPr>
      </w:pPr>
      <w:r w:rsidDel="00000000" w:rsidR="00000000" w:rsidRPr="00000000">
        <w:rPr>
          <w:rFonts w:ascii="Courier New" w:cs="Courier New" w:eastAsia="Courier New" w:hAnsi="Courier New"/>
          <w:color w:val="080808"/>
          <w:rtl w:val="0"/>
        </w:rPr>
        <w:t xml:space="preserve">dependencies </w:t>
      </w:r>
      <w:r w:rsidDel="00000000" w:rsidR="00000000" w:rsidRPr="00000000">
        <w:rPr>
          <w:rFonts w:ascii="Courier New" w:cs="Courier New" w:eastAsia="Courier New" w:hAnsi="Courier New"/>
          <w:b w:val="1"/>
          <w:color w:val="080808"/>
          <w:rtl w:val="0"/>
        </w:rPr>
        <w:t xml:space="preserve">{</w:t>
      </w:r>
    </w:p>
    <w:p w:rsidR="00000000" w:rsidDel="00000000" w:rsidP="00000000" w:rsidRDefault="00000000" w:rsidRPr="00000000" w14:paraId="00000097">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b w:val="1"/>
          <w:color w:val="080808"/>
          <w:rtl w:val="0"/>
        </w:rPr>
        <w:t xml:space="preserve">   </w:t>
      </w:r>
      <w:r w:rsidDel="00000000" w:rsidR="00000000" w:rsidRPr="00000000">
        <w:rPr>
          <w:rFonts w:ascii="Courier New" w:cs="Courier New" w:eastAsia="Courier New" w:hAnsi="Courier New"/>
          <w:color w:val="080808"/>
          <w:rtl w:val="0"/>
        </w:rPr>
        <w:t xml:space="preserve">testImplementation platform(</w:t>
      </w:r>
      <w:r w:rsidDel="00000000" w:rsidR="00000000" w:rsidRPr="00000000">
        <w:rPr>
          <w:rFonts w:ascii="Courier New" w:cs="Courier New" w:eastAsia="Courier New" w:hAnsi="Courier New"/>
          <w:color w:val="067d17"/>
          <w:rtl w:val="0"/>
        </w:rPr>
        <w:t xml:space="preserve">'org.junit:junit-bom:5.10.0'</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098">
      <w:pPr>
        <w:shd w:fill="ffffff" w:val="clear"/>
        <w:rPr>
          <w:rFonts w:ascii="Courier New" w:cs="Courier New" w:eastAsia="Courier New" w:hAnsi="Courier New"/>
          <w:color w:val="067d17"/>
        </w:rPr>
      </w:pPr>
      <w:r w:rsidDel="00000000" w:rsidR="00000000" w:rsidRPr="00000000">
        <w:rPr>
          <w:rFonts w:ascii="Courier New" w:cs="Courier New" w:eastAsia="Courier New" w:hAnsi="Courier New"/>
          <w:color w:val="080808"/>
          <w:rtl w:val="0"/>
        </w:rPr>
        <w:t xml:space="preserve">   testImplementation </w:t>
      </w:r>
      <w:r w:rsidDel="00000000" w:rsidR="00000000" w:rsidRPr="00000000">
        <w:rPr>
          <w:rFonts w:ascii="Courier New" w:cs="Courier New" w:eastAsia="Courier New" w:hAnsi="Courier New"/>
          <w:color w:val="067d17"/>
          <w:rtl w:val="0"/>
        </w:rPr>
        <w:t xml:space="preserve">'org.junit.jupiter:junit-jupiter'</w:t>
      </w:r>
    </w:p>
    <w:p w:rsidR="00000000" w:rsidDel="00000000" w:rsidP="00000000" w:rsidRDefault="00000000" w:rsidRPr="00000000" w14:paraId="00000099">
      <w:pPr>
        <w:shd w:fill="ffffff" w:val="clear"/>
        <w:rPr/>
      </w:pPr>
      <w:r w:rsidDel="00000000" w:rsidR="00000000" w:rsidRPr="00000000">
        <w:rPr>
          <w:rFonts w:ascii="Courier New" w:cs="Courier New" w:eastAsia="Courier New" w:hAnsi="Courier New"/>
          <w:b w:val="1"/>
          <w:color w:val="080808"/>
          <w:rtl w:val="0"/>
        </w:rPr>
        <w:t xml:space="preserve">}</w: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Чтобы добавить, например, TestNG, нужно добавить новую зависимость. Найти ее можно на сайте </w:t>
      </w:r>
      <w:hyperlink r:id="rId30">
        <w:r w:rsidDel="00000000" w:rsidR="00000000" w:rsidRPr="00000000">
          <w:rPr>
            <w:color w:val="1155cc"/>
            <w:u w:val="single"/>
            <w:rtl w:val="0"/>
          </w:rPr>
          <w:t xml:space="preserve">https://mvnrepository.com/</w:t>
        </w:r>
      </w:hyperlink>
      <w:r w:rsidDel="00000000" w:rsidR="00000000" w:rsidRPr="00000000">
        <w:rPr>
          <w:rtl w:val="0"/>
        </w:rPr>
        <w:t xml:space="preserve">. Вот ссылка на именно TestNG: </w:t>
      </w:r>
      <w:hyperlink r:id="rId31">
        <w:r w:rsidDel="00000000" w:rsidR="00000000" w:rsidRPr="00000000">
          <w:rPr>
            <w:color w:val="1155cc"/>
            <w:u w:val="single"/>
            <w:rtl w:val="0"/>
          </w:rPr>
          <w:t xml:space="preserve">https://mvnrepository.com/artifact/org.testng/testng</w:t>
        </w:r>
      </w:hyperlink>
      <w:r w:rsidDel="00000000" w:rsidR="00000000" w:rsidRPr="00000000">
        <w:rPr>
          <w:rtl w:val="0"/>
        </w:rPr>
        <w:t xml:space="preserve"> </w:t>
      </w:r>
    </w:p>
    <w:p w:rsidR="00000000" w:rsidDel="00000000" w:rsidP="00000000" w:rsidRDefault="00000000" w:rsidRPr="00000000" w14:paraId="0000009B">
      <w:pPr>
        <w:rPr/>
      </w:pPr>
      <w:r w:rsidDel="00000000" w:rsidR="00000000" w:rsidRPr="00000000">
        <w:rPr>
          <w:rtl w:val="0"/>
        </w:rPr>
        <w:t xml:space="preserve">Страница зависимости/библиотеки содержит краткое описание, лицензию, категорию, теги, ссылку на сайт разработчиков, а также репозитории в которых можно скачать, мы будем использовать Central.</w:t>
      </w:r>
    </w:p>
    <w:p w:rsidR="00000000" w:rsidDel="00000000" w:rsidP="00000000" w:rsidRDefault="00000000" w:rsidRPr="00000000" w14:paraId="0000009C">
      <w:pPr>
        <w:rPr/>
      </w:pPr>
      <w:r w:rsidDel="00000000" w:rsidR="00000000" w:rsidRPr="00000000">
        <w:rPr>
          <w:rtl w:val="0"/>
        </w:rPr>
        <w:t xml:space="preserve">В репозитории артефакты библиотеки разделяются на версии, количество использований и дату релиза. Рекомендую использовать максимально возможную рабочую для вашего проекта версию.</w:t>
      </w:r>
    </w:p>
    <w:p w:rsidR="00000000" w:rsidDel="00000000" w:rsidP="00000000" w:rsidRDefault="00000000" w:rsidRPr="00000000" w14:paraId="0000009D">
      <w:pPr>
        <w:rPr/>
      </w:pPr>
      <w:r w:rsidDel="00000000" w:rsidR="00000000" w:rsidRPr="00000000">
        <w:rPr/>
        <w:drawing>
          <wp:inline distB="114300" distT="114300" distL="114300" distR="114300">
            <wp:extent cx="5731200" cy="3492500"/>
            <wp:effectExtent b="0" l="0" r="0" t="0"/>
            <wp:docPr id="11"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Конкретная версия артефакта уже содержит код для добавление в проект. По умолчанию это раздел Gradle (short). Но также есть варианты для Maven, Gradle (Kotlin).</w:t>
      </w:r>
    </w:p>
    <w:p w:rsidR="00000000" w:rsidDel="00000000" w:rsidP="00000000" w:rsidRDefault="00000000" w:rsidRPr="00000000" w14:paraId="0000009F">
      <w:pPr>
        <w:rPr/>
      </w:pPr>
      <w:r w:rsidDel="00000000" w:rsidR="00000000" w:rsidRPr="00000000">
        <w:rPr/>
        <w:drawing>
          <wp:inline distB="114300" distT="114300" distL="114300" distR="114300">
            <wp:extent cx="5731200" cy="3898900"/>
            <wp:effectExtent b="0" l="0" r="0" t="0"/>
            <wp:docPr id="7"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Также ниже на странице указаны дочерние зависимости артефакты в Compile Dependencies, с указанием их версий. </w:t>
      </w:r>
    </w:p>
    <w:p w:rsidR="00000000" w:rsidDel="00000000" w:rsidP="00000000" w:rsidRDefault="00000000" w:rsidRPr="00000000" w14:paraId="000000A1">
      <w:pPr>
        <w:rPr>
          <w:i w:val="1"/>
        </w:rPr>
      </w:pPr>
      <w:r w:rsidDel="00000000" w:rsidR="00000000" w:rsidRPr="00000000">
        <w:rPr>
          <w:i w:val="1"/>
          <w:rtl w:val="0"/>
        </w:rPr>
        <w:t xml:space="preserve">Для расширенных настроек зависимостей иногда нужно специально отключать дочерние зависимости, чтобы использовать свой отдельный артефакт нужной версии.</w:t>
      </w:r>
    </w:p>
    <w:p w:rsidR="00000000" w:rsidDel="00000000" w:rsidP="00000000" w:rsidRDefault="00000000" w:rsidRPr="00000000" w14:paraId="000000A2">
      <w:pPr>
        <w:rPr>
          <w:i w:val="1"/>
        </w:rPr>
      </w:pPr>
      <w:r w:rsidDel="00000000" w:rsidR="00000000" w:rsidRPr="00000000">
        <w:rPr>
          <w:i w:val="1"/>
        </w:rPr>
        <w:drawing>
          <wp:inline distB="114300" distT="114300" distL="114300" distR="114300">
            <wp:extent cx="5731200" cy="2730500"/>
            <wp:effectExtent b="0" l="0" r="0" t="0"/>
            <wp:docPr id="20"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t xml:space="preserve">После добавления новой зависимости нужно обновить Gradle/Maven проект. Сделать это можно, например в окно Gradle через “Reload all Gradle projects”.</w:t>
      </w:r>
    </w:p>
    <w:p w:rsidR="00000000" w:rsidDel="00000000" w:rsidP="00000000" w:rsidRDefault="00000000" w:rsidRPr="00000000" w14:paraId="000000A5">
      <w:pPr>
        <w:ind w:left="0" w:firstLine="0"/>
        <w:rPr/>
      </w:pPr>
      <w:r w:rsidDel="00000000" w:rsidR="00000000" w:rsidRPr="00000000">
        <w:rPr/>
        <w:drawing>
          <wp:inline distB="114300" distT="114300" distL="114300" distR="114300">
            <wp:extent cx="4295775" cy="4171950"/>
            <wp:effectExtent b="0" l="0" r="0" t="0"/>
            <wp:docPr id="14"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4295775"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t xml:space="preserve">Проверить свои зависимости можно здесь же в Dependencies или продвинутый вариант через кнопку Analyze Dependencies (может пригодится как раз таки чтобы найти конфликтующие дочерние зависимости).</w:t>
      </w:r>
    </w:p>
    <w:p w:rsidR="00000000" w:rsidDel="00000000" w:rsidP="00000000" w:rsidRDefault="00000000" w:rsidRPr="00000000" w14:paraId="000000A7">
      <w:pPr>
        <w:pStyle w:val="Heading1"/>
        <w:rPr/>
      </w:pPr>
      <w:bookmarkStart w:colFirst="0" w:colLast="0" w:name="_5lfc91sa395" w:id="6"/>
      <w:bookmarkEnd w:id="6"/>
      <w:r w:rsidDel="00000000" w:rsidR="00000000" w:rsidRPr="00000000">
        <w:rPr>
          <w:rtl w:val="0"/>
        </w:rPr>
        <w:t xml:space="preserve">6 - </w:t>
      </w:r>
      <w:r w:rsidDel="00000000" w:rsidR="00000000" w:rsidRPr="00000000">
        <w:rPr>
          <w:rtl w:val="0"/>
        </w:rPr>
        <w:t xml:space="preserve">Написание и запуск первого API теста</w:t>
      </w:r>
    </w:p>
    <w:p w:rsidR="00000000" w:rsidDel="00000000" w:rsidP="00000000" w:rsidRDefault="00000000" w:rsidRPr="00000000" w14:paraId="000000A8">
      <w:pPr>
        <w:rPr/>
      </w:pPr>
      <w:hyperlink r:id="rId36">
        <w:r w:rsidDel="00000000" w:rsidR="00000000" w:rsidRPr="00000000">
          <w:rPr>
            <w:color w:val="1155cc"/>
            <w:u w:val="single"/>
            <w:rtl w:val="0"/>
          </w:rPr>
          <w:t xml:space="preserve">https://github.com/basdijkstra/a-test-automation-project/blob/main/03-writing-and-running-a-first-test.md</w:t>
        </w:r>
      </w:hyperlink>
      <w:r w:rsidDel="00000000" w:rsidR="00000000" w:rsidRPr="00000000">
        <w:rPr>
          <w:rtl w:val="0"/>
        </w:rPr>
        <w:t xml:space="preserve"> + </w:t>
      </w:r>
      <w:hyperlink r:id="rId37">
        <w:r w:rsidDel="00000000" w:rsidR="00000000" w:rsidRPr="00000000">
          <w:rPr>
            <w:color w:val="1155cc"/>
            <w:u w:val="single"/>
            <w:rtl w:val="0"/>
          </w:rPr>
          <w:t xml:space="preserve">https://github.com/basdijkstra/a-test-automation-project/blob/main/06-working-with-an-api-testing-library.md</w:t>
        </w:r>
      </w:hyperlink>
      <w:r w:rsidDel="00000000" w:rsidR="00000000" w:rsidRPr="00000000">
        <w:rPr>
          <w:rtl w:val="0"/>
        </w:rPr>
        <w:t xml:space="preserve"> </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Давайте теперь напишем свой первый API тест на примере общедоступного Swagger: </w:t>
      </w:r>
      <w:hyperlink r:id="rId38">
        <w:r w:rsidDel="00000000" w:rsidR="00000000" w:rsidRPr="00000000">
          <w:rPr>
            <w:color w:val="1155cc"/>
            <w:u w:val="single"/>
            <w:rtl w:val="0"/>
          </w:rPr>
          <w:t xml:space="preserve">https://petstore.swagger.io/</w:t>
        </w:r>
      </w:hyperlink>
      <w:r w:rsidDel="00000000" w:rsidR="00000000" w:rsidRPr="00000000">
        <w:rPr>
          <w:rtl w:val="0"/>
        </w:rPr>
        <w:t xml:space="preserve"> </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numPr>
          <w:ilvl w:val="0"/>
          <w:numId w:val="7"/>
        </w:numPr>
        <w:ind w:left="720" w:hanging="360"/>
        <w:rPr>
          <w:u w:val="none"/>
        </w:rPr>
      </w:pPr>
      <w:r w:rsidDel="00000000" w:rsidR="00000000" w:rsidRPr="00000000">
        <w:rPr>
          <w:rtl w:val="0"/>
        </w:rPr>
        <w:t xml:space="preserve">Нужно добавить зависимость для работы с API вызовами в Java, желательно чтобы это был фреймворк для тестирования с нужными нам методами. Хороший вариант - библиотека REST Assured. </w:t>
      </w:r>
      <w:hyperlink r:id="rId39">
        <w:r w:rsidDel="00000000" w:rsidR="00000000" w:rsidRPr="00000000">
          <w:rPr>
            <w:color w:val="1155cc"/>
            <w:u w:val="single"/>
            <w:rtl w:val="0"/>
          </w:rPr>
          <w:t xml:space="preserve">https://mvnrepository.com/artifact/io.rest-assured</w:t>
        </w:r>
      </w:hyperlink>
      <w:r w:rsidDel="00000000" w:rsidR="00000000" w:rsidRPr="00000000">
        <w:rPr>
          <w:rtl w:val="0"/>
        </w:rPr>
        <w:t xml:space="preserve"> </w:t>
      </w:r>
    </w:p>
    <w:p w:rsidR="00000000" w:rsidDel="00000000" w:rsidP="00000000" w:rsidRDefault="00000000" w:rsidRPr="00000000" w14:paraId="000000AD">
      <w:pPr>
        <w:rPr/>
      </w:pPr>
      <w:r w:rsidDel="00000000" w:rsidR="00000000" w:rsidRPr="00000000">
        <w:rPr>
          <w:rtl w:val="0"/>
        </w:rPr>
        <w:t xml:space="preserve">Итого у нас будут зависимости:</w:t>
      </w:r>
    </w:p>
    <w:p w:rsidR="00000000" w:rsidDel="00000000" w:rsidP="00000000" w:rsidRDefault="00000000" w:rsidRPr="00000000" w14:paraId="000000AE">
      <w:pPr>
        <w:shd w:fill="ffffff" w:val="clear"/>
        <w:rPr>
          <w:rFonts w:ascii="Courier New" w:cs="Courier New" w:eastAsia="Courier New" w:hAnsi="Courier New"/>
          <w:b w:val="1"/>
          <w:color w:val="080808"/>
        </w:rPr>
      </w:pPr>
      <w:r w:rsidDel="00000000" w:rsidR="00000000" w:rsidRPr="00000000">
        <w:rPr>
          <w:rFonts w:ascii="Courier New" w:cs="Courier New" w:eastAsia="Courier New" w:hAnsi="Courier New"/>
          <w:color w:val="080808"/>
          <w:rtl w:val="0"/>
        </w:rPr>
        <w:t xml:space="preserve">dependencies </w:t>
      </w:r>
      <w:r w:rsidDel="00000000" w:rsidR="00000000" w:rsidRPr="00000000">
        <w:rPr>
          <w:rFonts w:ascii="Courier New" w:cs="Courier New" w:eastAsia="Courier New" w:hAnsi="Courier New"/>
          <w:b w:val="1"/>
          <w:color w:val="080808"/>
          <w:rtl w:val="0"/>
        </w:rPr>
        <w:t xml:space="preserve">{</w:t>
      </w:r>
    </w:p>
    <w:p w:rsidR="00000000" w:rsidDel="00000000" w:rsidP="00000000" w:rsidRDefault="00000000" w:rsidRPr="00000000" w14:paraId="000000AF">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b w:val="1"/>
          <w:color w:val="080808"/>
          <w:rtl w:val="0"/>
        </w:rPr>
        <w:t xml:space="preserve">   </w:t>
      </w:r>
      <w:r w:rsidDel="00000000" w:rsidR="00000000" w:rsidRPr="00000000">
        <w:rPr>
          <w:rFonts w:ascii="Courier New" w:cs="Courier New" w:eastAsia="Courier New" w:hAnsi="Courier New"/>
          <w:color w:val="080808"/>
          <w:rtl w:val="0"/>
        </w:rPr>
        <w:t xml:space="preserve">testImplementation platform(</w:t>
      </w:r>
      <w:r w:rsidDel="00000000" w:rsidR="00000000" w:rsidRPr="00000000">
        <w:rPr>
          <w:rFonts w:ascii="Courier New" w:cs="Courier New" w:eastAsia="Courier New" w:hAnsi="Courier New"/>
          <w:color w:val="067d17"/>
          <w:rtl w:val="0"/>
        </w:rPr>
        <w:t xml:space="preserve">'org.junit:junit-bom:5.10.0'</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0B0">
      <w:pPr>
        <w:shd w:fill="ffffff" w:val="clear"/>
        <w:rPr>
          <w:rFonts w:ascii="Courier New" w:cs="Courier New" w:eastAsia="Courier New" w:hAnsi="Courier New"/>
          <w:color w:val="067d17"/>
        </w:rPr>
      </w:pPr>
      <w:r w:rsidDel="00000000" w:rsidR="00000000" w:rsidRPr="00000000">
        <w:rPr>
          <w:rFonts w:ascii="Courier New" w:cs="Courier New" w:eastAsia="Courier New" w:hAnsi="Courier New"/>
          <w:color w:val="080808"/>
          <w:rtl w:val="0"/>
        </w:rPr>
        <w:t xml:space="preserve">   testImplementation </w:t>
      </w:r>
      <w:r w:rsidDel="00000000" w:rsidR="00000000" w:rsidRPr="00000000">
        <w:rPr>
          <w:rFonts w:ascii="Courier New" w:cs="Courier New" w:eastAsia="Courier New" w:hAnsi="Courier New"/>
          <w:color w:val="067d17"/>
          <w:rtl w:val="0"/>
        </w:rPr>
        <w:t xml:space="preserve">'org.junit.jupiter:junit-jupiter'</w:t>
      </w:r>
    </w:p>
    <w:p w:rsidR="00000000" w:rsidDel="00000000" w:rsidP="00000000" w:rsidRDefault="00000000" w:rsidRPr="00000000" w14:paraId="000000B1">
      <w:pPr>
        <w:shd w:fill="ffffff" w:val="clear"/>
        <w:rPr>
          <w:rFonts w:ascii="Courier New" w:cs="Courier New" w:eastAsia="Courier New" w:hAnsi="Courier New"/>
          <w:color w:val="067d17"/>
        </w:rPr>
      </w:pPr>
      <w:r w:rsidDel="00000000" w:rsidR="00000000" w:rsidRPr="00000000">
        <w:rPr>
          <w:rFonts w:ascii="Courier New" w:cs="Courier New" w:eastAsia="Courier New" w:hAnsi="Courier New"/>
          <w:color w:val="067d17"/>
          <w:rtl w:val="0"/>
        </w:rPr>
        <w:t xml:space="preserve">   </w:t>
      </w:r>
      <w:r w:rsidDel="00000000" w:rsidR="00000000" w:rsidRPr="00000000">
        <w:rPr>
          <w:rFonts w:ascii="Courier New" w:cs="Courier New" w:eastAsia="Courier New" w:hAnsi="Courier New"/>
          <w:color w:val="080808"/>
          <w:rtl w:val="0"/>
        </w:rPr>
        <w:t xml:space="preserve">testImplementation </w:t>
      </w:r>
      <w:r w:rsidDel="00000000" w:rsidR="00000000" w:rsidRPr="00000000">
        <w:rPr>
          <w:rFonts w:ascii="Courier New" w:cs="Courier New" w:eastAsia="Courier New" w:hAnsi="Courier New"/>
          <w:color w:val="067d17"/>
          <w:rtl w:val="0"/>
        </w:rPr>
        <w:t xml:space="preserve">'io.rest-assured:rest-assured:5.5.0'</w:t>
      </w:r>
    </w:p>
    <w:p w:rsidR="00000000" w:rsidDel="00000000" w:rsidP="00000000" w:rsidRDefault="00000000" w:rsidRPr="00000000" w14:paraId="000000B2">
      <w:pPr>
        <w:shd w:fill="ffffff" w:val="clear"/>
        <w:rPr/>
      </w:pPr>
      <w:r w:rsidDel="00000000" w:rsidR="00000000" w:rsidRPr="00000000">
        <w:rPr>
          <w:rFonts w:ascii="Courier New" w:cs="Courier New" w:eastAsia="Courier New" w:hAnsi="Courier New"/>
          <w:b w:val="1"/>
          <w:color w:val="080808"/>
          <w:rtl w:val="0"/>
        </w:rPr>
        <w:t xml:space="preserve">}</w:t>
      </w:r>
      <w:r w:rsidDel="00000000" w:rsidR="00000000" w:rsidRPr="00000000">
        <w:rPr>
          <w:rtl w:val="0"/>
        </w:rPr>
      </w:r>
    </w:p>
    <w:p w:rsidR="00000000" w:rsidDel="00000000" w:rsidP="00000000" w:rsidRDefault="00000000" w:rsidRPr="00000000" w14:paraId="000000B3">
      <w:pPr>
        <w:numPr>
          <w:ilvl w:val="0"/>
          <w:numId w:val="7"/>
        </w:numPr>
        <w:ind w:left="720" w:hanging="360"/>
        <w:rPr>
          <w:u w:val="none"/>
        </w:rPr>
      </w:pPr>
      <w:r w:rsidDel="00000000" w:rsidR="00000000" w:rsidRPr="00000000">
        <w:rPr>
          <w:rtl w:val="0"/>
        </w:rPr>
        <w:t xml:space="preserve">Пишем первый тест (он должен быть просто рабочим, пока что без всяких улучшалок).</w:t>
      </w:r>
    </w:p>
    <w:p w:rsidR="00000000" w:rsidDel="00000000" w:rsidP="00000000" w:rsidRDefault="00000000" w:rsidRPr="00000000" w14:paraId="000000B4">
      <w:pPr>
        <w:rPr/>
      </w:pPr>
      <w:r w:rsidDel="00000000" w:rsidR="00000000" w:rsidRPr="00000000">
        <w:rPr>
          <w:rtl w:val="0"/>
        </w:rPr>
        <w:t xml:space="preserve">По мере написания теста в класс с тестами нужно добавить импорт зависимостей. IDE подскажет какие зависимости можно автоматически добавить, если навести курсор мыши на код.</w:t>
      </w:r>
    </w:p>
    <w:p w:rsidR="00000000" w:rsidDel="00000000" w:rsidP="00000000" w:rsidRDefault="00000000" w:rsidRPr="00000000" w14:paraId="000000B5">
      <w:pPr>
        <w:rPr/>
      </w:pPr>
      <w:r w:rsidDel="00000000" w:rsidR="00000000" w:rsidRPr="00000000">
        <w:rPr/>
        <w:drawing>
          <wp:inline distB="114300" distT="114300" distL="114300" distR="114300">
            <wp:extent cx="5731200" cy="2349500"/>
            <wp:effectExtent b="0" l="0" r="0" t="0"/>
            <wp:docPr id="8"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Получившийся тест:</w:t>
      </w:r>
    </w:p>
    <w:p w:rsidR="00000000" w:rsidDel="00000000" w:rsidP="00000000" w:rsidRDefault="00000000" w:rsidRPr="00000000" w14:paraId="000000B7">
      <w:pPr>
        <w:shd w:fill="ffffff" w:val="clear"/>
        <w:rPr>
          <w:rFonts w:ascii="Courier New" w:cs="Courier New" w:eastAsia="Courier New" w:hAnsi="Courier New"/>
          <w:color w:val="9e880d"/>
        </w:rPr>
      </w:pPr>
      <w:r w:rsidDel="00000000" w:rsidR="00000000" w:rsidRPr="00000000">
        <w:rPr>
          <w:rFonts w:ascii="Courier New" w:cs="Courier New" w:eastAsia="Courier New" w:hAnsi="Courier New"/>
          <w:color w:val="9e880d"/>
          <w:rtl w:val="0"/>
        </w:rPr>
        <w:t xml:space="preserve">@Test</w:t>
      </w:r>
    </w:p>
    <w:p w:rsidR="00000000" w:rsidDel="00000000" w:rsidP="00000000" w:rsidRDefault="00000000" w:rsidRPr="00000000" w14:paraId="000000B8">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033b3"/>
          <w:rtl w:val="0"/>
        </w:rPr>
        <w:t xml:space="preserve">void </w:t>
      </w:r>
      <w:r w:rsidDel="00000000" w:rsidR="00000000" w:rsidRPr="00000000">
        <w:rPr>
          <w:rFonts w:ascii="Courier New" w:cs="Courier New" w:eastAsia="Courier New" w:hAnsi="Courier New"/>
          <w:color w:val="00627a"/>
          <w:rtl w:val="0"/>
        </w:rPr>
        <w:t xml:space="preserve">createUser</w:t>
      </w:r>
      <w:r w:rsidDel="00000000" w:rsidR="00000000" w:rsidRPr="00000000">
        <w:rPr>
          <w:rFonts w:ascii="Courier New" w:cs="Courier New" w:eastAsia="Courier New" w:hAnsi="Courier New"/>
          <w:color w:val="080808"/>
          <w:rtl w:val="0"/>
        </w:rPr>
        <w:t xml:space="preserve">() {</w:t>
      </w:r>
    </w:p>
    <w:p w:rsidR="00000000" w:rsidDel="00000000" w:rsidP="00000000" w:rsidRDefault="00000000" w:rsidRPr="00000000" w14:paraId="000000B9">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String baseUrl </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67d17"/>
          <w:rtl w:val="0"/>
        </w:rPr>
        <w:t xml:space="preserve">"https://petstore.swagger.io/v2/"</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0BA">
      <w:pPr>
        <w:shd w:fill="ffffff" w:val="clear"/>
        <w:rPr>
          <w:rFonts w:ascii="Courier New" w:cs="Courier New" w:eastAsia="Courier New" w:hAnsi="Courier New"/>
          <w:color w:val="067d17"/>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String body </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67d17"/>
          <w:rtl w:val="0"/>
        </w:rPr>
        <w:t xml:space="preserve">"""</w:t>
      </w:r>
    </w:p>
    <w:p w:rsidR="00000000" w:rsidDel="00000000" w:rsidP="00000000" w:rsidRDefault="00000000" w:rsidRPr="00000000" w14:paraId="000000BB">
      <w:pPr>
        <w:shd w:fill="ffffff" w:val="clear"/>
        <w:rPr>
          <w:rFonts w:ascii="Courier New" w:cs="Courier New" w:eastAsia="Courier New" w:hAnsi="Courier New"/>
          <w:color w:val="067d17"/>
        </w:rPr>
      </w:pPr>
      <w:r w:rsidDel="00000000" w:rsidR="00000000" w:rsidRPr="00000000">
        <w:rPr>
          <w:rFonts w:ascii="Courier New" w:cs="Courier New" w:eastAsia="Courier New" w:hAnsi="Courier New"/>
          <w:color w:val="067d17"/>
          <w:rtl w:val="0"/>
        </w:rPr>
        <w:t xml:space="preserve">           {</w:t>
      </w:r>
    </w:p>
    <w:p w:rsidR="00000000" w:rsidDel="00000000" w:rsidP="00000000" w:rsidRDefault="00000000" w:rsidRPr="00000000" w14:paraId="000000BC">
      <w:pPr>
        <w:shd w:fill="ffffff" w:val="clear"/>
        <w:rPr>
          <w:rFonts w:ascii="Courier New" w:cs="Courier New" w:eastAsia="Courier New" w:hAnsi="Courier New"/>
          <w:color w:val="067d17"/>
        </w:rPr>
      </w:pPr>
      <w:r w:rsidDel="00000000" w:rsidR="00000000" w:rsidRPr="00000000">
        <w:rPr>
          <w:rFonts w:ascii="Courier New" w:cs="Courier New" w:eastAsia="Courier New" w:hAnsi="Courier New"/>
          <w:color w:val="067d17"/>
          <w:rtl w:val="0"/>
        </w:rPr>
        <w:t xml:space="preserve">             "id": 0,</w:t>
      </w:r>
    </w:p>
    <w:p w:rsidR="00000000" w:rsidDel="00000000" w:rsidP="00000000" w:rsidRDefault="00000000" w:rsidRPr="00000000" w14:paraId="000000BD">
      <w:pPr>
        <w:shd w:fill="ffffff" w:val="clear"/>
        <w:rPr>
          <w:rFonts w:ascii="Courier New" w:cs="Courier New" w:eastAsia="Courier New" w:hAnsi="Courier New"/>
          <w:color w:val="067d17"/>
        </w:rPr>
      </w:pPr>
      <w:r w:rsidDel="00000000" w:rsidR="00000000" w:rsidRPr="00000000">
        <w:rPr>
          <w:rFonts w:ascii="Courier New" w:cs="Courier New" w:eastAsia="Courier New" w:hAnsi="Courier New"/>
          <w:color w:val="067d17"/>
          <w:rtl w:val="0"/>
        </w:rPr>
        <w:t xml:space="preserve">             "username": "string",</w:t>
      </w:r>
    </w:p>
    <w:p w:rsidR="00000000" w:rsidDel="00000000" w:rsidP="00000000" w:rsidRDefault="00000000" w:rsidRPr="00000000" w14:paraId="000000BE">
      <w:pPr>
        <w:shd w:fill="ffffff" w:val="clear"/>
        <w:rPr>
          <w:rFonts w:ascii="Courier New" w:cs="Courier New" w:eastAsia="Courier New" w:hAnsi="Courier New"/>
          <w:color w:val="067d17"/>
        </w:rPr>
      </w:pPr>
      <w:r w:rsidDel="00000000" w:rsidR="00000000" w:rsidRPr="00000000">
        <w:rPr>
          <w:rFonts w:ascii="Courier New" w:cs="Courier New" w:eastAsia="Courier New" w:hAnsi="Courier New"/>
          <w:color w:val="067d17"/>
          <w:rtl w:val="0"/>
        </w:rPr>
        <w:t xml:space="preserve">             "firstName": "string",</w:t>
      </w:r>
    </w:p>
    <w:p w:rsidR="00000000" w:rsidDel="00000000" w:rsidP="00000000" w:rsidRDefault="00000000" w:rsidRPr="00000000" w14:paraId="000000BF">
      <w:pPr>
        <w:shd w:fill="ffffff" w:val="clear"/>
        <w:rPr>
          <w:rFonts w:ascii="Courier New" w:cs="Courier New" w:eastAsia="Courier New" w:hAnsi="Courier New"/>
          <w:color w:val="067d17"/>
        </w:rPr>
      </w:pPr>
      <w:r w:rsidDel="00000000" w:rsidR="00000000" w:rsidRPr="00000000">
        <w:rPr>
          <w:rFonts w:ascii="Courier New" w:cs="Courier New" w:eastAsia="Courier New" w:hAnsi="Courier New"/>
          <w:color w:val="067d17"/>
          <w:rtl w:val="0"/>
        </w:rPr>
        <w:t xml:space="preserve">             "lastName": "string",</w:t>
      </w:r>
    </w:p>
    <w:p w:rsidR="00000000" w:rsidDel="00000000" w:rsidP="00000000" w:rsidRDefault="00000000" w:rsidRPr="00000000" w14:paraId="000000C0">
      <w:pPr>
        <w:shd w:fill="ffffff" w:val="clear"/>
        <w:rPr>
          <w:rFonts w:ascii="Courier New" w:cs="Courier New" w:eastAsia="Courier New" w:hAnsi="Courier New"/>
          <w:color w:val="067d17"/>
        </w:rPr>
      </w:pPr>
      <w:r w:rsidDel="00000000" w:rsidR="00000000" w:rsidRPr="00000000">
        <w:rPr>
          <w:rFonts w:ascii="Courier New" w:cs="Courier New" w:eastAsia="Courier New" w:hAnsi="Courier New"/>
          <w:color w:val="067d17"/>
          <w:rtl w:val="0"/>
        </w:rPr>
        <w:t xml:space="preserve">             "email": "string",</w:t>
      </w:r>
    </w:p>
    <w:p w:rsidR="00000000" w:rsidDel="00000000" w:rsidP="00000000" w:rsidRDefault="00000000" w:rsidRPr="00000000" w14:paraId="000000C1">
      <w:pPr>
        <w:shd w:fill="ffffff" w:val="clear"/>
        <w:rPr>
          <w:rFonts w:ascii="Courier New" w:cs="Courier New" w:eastAsia="Courier New" w:hAnsi="Courier New"/>
          <w:color w:val="067d17"/>
        </w:rPr>
      </w:pPr>
      <w:r w:rsidDel="00000000" w:rsidR="00000000" w:rsidRPr="00000000">
        <w:rPr>
          <w:rFonts w:ascii="Courier New" w:cs="Courier New" w:eastAsia="Courier New" w:hAnsi="Courier New"/>
          <w:color w:val="067d17"/>
          <w:rtl w:val="0"/>
        </w:rPr>
        <w:t xml:space="preserve">             "password": "string",</w:t>
      </w:r>
    </w:p>
    <w:p w:rsidR="00000000" w:rsidDel="00000000" w:rsidP="00000000" w:rsidRDefault="00000000" w:rsidRPr="00000000" w14:paraId="000000C2">
      <w:pPr>
        <w:shd w:fill="ffffff" w:val="clear"/>
        <w:rPr>
          <w:rFonts w:ascii="Courier New" w:cs="Courier New" w:eastAsia="Courier New" w:hAnsi="Courier New"/>
          <w:color w:val="067d17"/>
        </w:rPr>
      </w:pPr>
      <w:r w:rsidDel="00000000" w:rsidR="00000000" w:rsidRPr="00000000">
        <w:rPr>
          <w:rFonts w:ascii="Courier New" w:cs="Courier New" w:eastAsia="Courier New" w:hAnsi="Courier New"/>
          <w:color w:val="067d17"/>
          <w:rtl w:val="0"/>
        </w:rPr>
        <w:t xml:space="preserve">             "phone": "string",</w:t>
      </w:r>
    </w:p>
    <w:p w:rsidR="00000000" w:rsidDel="00000000" w:rsidP="00000000" w:rsidRDefault="00000000" w:rsidRPr="00000000" w14:paraId="000000C3">
      <w:pPr>
        <w:shd w:fill="ffffff" w:val="clear"/>
        <w:rPr>
          <w:rFonts w:ascii="Courier New" w:cs="Courier New" w:eastAsia="Courier New" w:hAnsi="Courier New"/>
          <w:color w:val="067d17"/>
        </w:rPr>
      </w:pPr>
      <w:r w:rsidDel="00000000" w:rsidR="00000000" w:rsidRPr="00000000">
        <w:rPr>
          <w:rFonts w:ascii="Courier New" w:cs="Courier New" w:eastAsia="Courier New" w:hAnsi="Courier New"/>
          <w:color w:val="067d17"/>
          <w:rtl w:val="0"/>
        </w:rPr>
        <w:t xml:space="preserve">             "userStatus": 0</w:t>
      </w:r>
    </w:p>
    <w:p w:rsidR="00000000" w:rsidDel="00000000" w:rsidP="00000000" w:rsidRDefault="00000000" w:rsidRPr="00000000" w14:paraId="000000C4">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67d17"/>
          <w:rtl w:val="0"/>
        </w:rPr>
        <w:t xml:space="preserve">           }"""</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0C5">
      <w:pPr>
        <w:shd w:fill="ffffff" w:val="clear"/>
        <w:rPr>
          <w:rFonts w:ascii="Courier New" w:cs="Courier New" w:eastAsia="Courier New" w:hAnsi="Courier New"/>
          <w:color w:val="080808"/>
        </w:rPr>
      </w:pPr>
      <w:r w:rsidDel="00000000" w:rsidR="00000000" w:rsidRPr="00000000">
        <w:rPr>
          <w:rtl w:val="0"/>
        </w:rPr>
      </w:r>
    </w:p>
    <w:p w:rsidR="00000000" w:rsidDel="00000000" w:rsidP="00000000" w:rsidRDefault="00000000" w:rsidRPr="00000000" w14:paraId="000000C6">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Response response </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i w:val="1"/>
          <w:color w:val="080808"/>
          <w:rtl w:val="0"/>
        </w:rPr>
        <w:t xml:space="preserve">given</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0C7">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.baseUri(</w:t>
      </w:r>
      <w:r w:rsidDel="00000000" w:rsidR="00000000" w:rsidRPr="00000000">
        <w:rPr>
          <w:rFonts w:ascii="Courier New" w:cs="Courier New" w:eastAsia="Courier New" w:hAnsi="Courier New"/>
          <w:rtl w:val="0"/>
        </w:rPr>
        <w:t xml:space="preserve">baseUrl</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0C8">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.header(</w:t>
      </w:r>
      <w:r w:rsidDel="00000000" w:rsidR="00000000" w:rsidRPr="00000000">
        <w:rPr>
          <w:rFonts w:ascii="Courier New" w:cs="Courier New" w:eastAsia="Courier New" w:hAnsi="Courier New"/>
          <w:color w:val="067d17"/>
          <w:rtl w:val="0"/>
        </w:rPr>
        <w:t xml:space="preserve">"accept"</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67d17"/>
          <w:rtl w:val="0"/>
        </w:rPr>
        <w:t xml:space="preserve">"application/json"</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0C9">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.header(</w:t>
      </w:r>
      <w:r w:rsidDel="00000000" w:rsidR="00000000" w:rsidRPr="00000000">
        <w:rPr>
          <w:rFonts w:ascii="Courier New" w:cs="Courier New" w:eastAsia="Courier New" w:hAnsi="Courier New"/>
          <w:color w:val="067d17"/>
          <w:rtl w:val="0"/>
        </w:rPr>
        <w:t xml:space="preserve">"Content-Type"</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67d17"/>
          <w:rtl w:val="0"/>
        </w:rPr>
        <w:t xml:space="preserve">"application/json"</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0CA">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.body(</w:t>
      </w:r>
      <w:r w:rsidDel="00000000" w:rsidR="00000000" w:rsidRPr="00000000">
        <w:rPr>
          <w:rFonts w:ascii="Courier New" w:cs="Courier New" w:eastAsia="Courier New" w:hAnsi="Courier New"/>
          <w:rtl w:val="0"/>
        </w:rPr>
        <w:t xml:space="preserve">body</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0CB">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when().post(</w:t>
      </w:r>
      <w:r w:rsidDel="00000000" w:rsidR="00000000" w:rsidRPr="00000000">
        <w:rPr>
          <w:rFonts w:ascii="Courier New" w:cs="Courier New" w:eastAsia="Courier New" w:hAnsi="Courier New"/>
          <w:color w:val="067d17"/>
          <w:rtl w:val="0"/>
        </w:rPr>
        <w:t xml:space="preserve">"user"</w:t>
      </w:r>
      <w:r w:rsidDel="00000000" w:rsidR="00000000" w:rsidRPr="00000000">
        <w:rPr>
          <w:rFonts w:ascii="Courier New" w:cs="Courier New" w:eastAsia="Courier New" w:hAnsi="Courier New"/>
          <w:color w:val="080808"/>
          <w:rtl w:val="0"/>
        </w:rPr>
        <w:t xml:space="preserve">).andReturn();</w:t>
      </w:r>
    </w:p>
    <w:p w:rsidR="00000000" w:rsidDel="00000000" w:rsidP="00000000" w:rsidRDefault="00000000" w:rsidRPr="00000000" w14:paraId="000000CC">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response</w:t>
      </w:r>
      <w:r w:rsidDel="00000000" w:rsidR="00000000" w:rsidRPr="00000000">
        <w:rPr>
          <w:rFonts w:ascii="Courier New" w:cs="Courier New" w:eastAsia="Courier New" w:hAnsi="Courier New"/>
          <w:color w:val="080808"/>
          <w:rtl w:val="0"/>
        </w:rPr>
        <w:t xml:space="preserve">.body().prettyPrint();</w:t>
      </w:r>
    </w:p>
    <w:p w:rsidR="00000000" w:rsidDel="00000000" w:rsidP="00000000" w:rsidRDefault="00000000" w:rsidRPr="00000000" w14:paraId="000000CD">
      <w:pPr>
        <w:shd w:fill="ffffff" w:val="clear"/>
        <w:rPr>
          <w:rFonts w:ascii="Courier New" w:cs="Courier New" w:eastAsia="Courier New" w:hAnsi="Courier New"/>
          <w:color w:val="080808"/>
        </w:rPr>
      </w:pPr>
      <w:r w:rsidDel="00000000" w:rsidR="00000000" w:rsidRPr="00000000">
        <w:rPr>
          <w:rtl w:val="0"/>
        </w:rPr>
      </w:r>
    </w:p>
    <w:p w:rsidR="00000000" w:rsidDel="00000000" w:rsidP="00000000" w:rsidRDefault="00000000" w:rsidRPr="00000000" w14:paraId="000000CE">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Assertions</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i w:val="1"/>
          <w:color w:val="080808"/>
          <w:rtl w:val="0"/>
        </w:rPr>
        <w:t xml:space="preserve">assertEquals</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1750eb"/>
          <w:rtl w:val="0"/>
        </w:rPr>
        <w:t xml:space="preserve">200</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response</w:t>
      </w:r>
      <w:r w:rsidDel="00000000" w:rsidR="00000000" w:rsidRPr="00000000">
        <w:rPr>
          <w:rFonts w:ascii="Courier New" w:cs="Courier New" w:eastAsia="Courier New" w:hAnsi="Courier New"/>
          <w:color w:val="080808"/>
          <w:rtl w:val="0"/>
        </w:rPr>
        <w:t xml:space="preserve">.statusCode());</w:t>
      </w:r>
    </w:p>
    <w:p w:rsidR="00000000" w:rsidDel="00000000" w:rsidP="00000000" w:rsidRDefault="00000000" w:rsidRPr="00000000" w14:paraId="000000CF">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numPr>
          <w:ilvl w:val="0"/>
          <w:numId w:val="7"/>
        </w:numPr>
        <w:ind w:left="720" w:hanging="360"/>
        <w:rPr>
          <w:u w:val="none"/>
        </w:rPr>
      </w:pPr>
      <w:r w:rsidDel="00000000" w:rsidR="00000000" w:rsidRPr="00000000">
        <w:rPr>
          <w:rtl w:val="0"/>
        </w:rPr>
        <w:t xml:space="preserve">Тест работает, даже несмотря на только лишь базовые проверки, можно пользоваться только RestAssured. Он позволяет проверять и конкретные значения полей в том числе, например, если использовать метод then():</w:t>
      </w:r>
    </w:p>
    <w:p w:rsidR="00000000" w:rsidDel="00000000" w:rsidP="00000000" w:rsidRDefault="00000000" w:rsidRPr="00000000" w14:paraId="000000D2">
      <w:pPr>
        <w:shd w:fill="ffffff" w:val="clear"/>
        <w:rPr>
          <w:rFonts w:ascii="Courier New" w:cs="Courier New" w:eastAsia="Courier New" w:hAnsi="Courier New"/>
          <w:color w:val="9e880d"/>
        </w:rPr>
      </w:pPr>
      <w:r w:rsidDel="00000000" w:rsidR="00000000" w:rsidRPr="00000000">
        <w:rPr>
          <w:rFonts w:ascii="Courier New" w:cs="Courier New" w:eastAsia="Courier New" w:hAnsi="Courier New"/>
          <w:color w:val="9e880d"/>
          <w:rtl w:val="0"/>
        </w:rPr>
        <w:t xml:space="preserve">@Test</w:t>
      </w:r>
    </w:p>
    <w:p w:rsidR="00000000" w:rsidDel="00000000" w:rsidP="00000000" w:rsidRDefault="00000000" w:rsidRPr="00000000" w14:paraId="000000D3">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033b3"/>
          <w:rtl w:val="0"/>
        </w:rPr>
        <w:t xml:space="preserve">void </w:t>
      </w:r>
      <w:r w:rsidDel="00000000" w:rsidR="00000000" w:rsidRPr="00000000">
        <w:rPr>
          <w:rFonts w:ascii="Courier New" w:cs="Courier New" w:eastAsia="Courier New" w:hAnsi="Courier New"/>
          <w:color w:val="00627a"/>
          <w:rtl w:val="0"/>
        </w:rPr>
        <w:t xml:space="preserve">checkUserResponseBody</w:t>
      </w:r>
      <w:r w:rsidDel="00000000" w:rsidR="00000000" w:rsidRPr="00000000">
        <w:rPr>
          <w:rFonts w:ascii="Courier New" w:cs="Courier New" w:eastAsia="Courier New" w:hAnsi="Courier New"/>
          <w:color w:val="080808"/>
          <w:rtl w:val="0"/>
        </w:rPr>
        <w:t xml:space="preserve">() {</w:t>
      </w:r>
    </w:p>
    <w:p w:rsidR="00000000" w:rsidDel="00000000" w:rsidP="00000000" w:rsidRDefault="00000000" w:rsidRPr="00000000" w14:paraId="000000D4">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String baseUrl </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67d17"/>
          <w:rtl w:val="0"/>
        </w:rPr>
        <w:t xml:space="preserve">"https://petstore.swagger.io/v2/"</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0D5">
      <w:pPr>
        <w:shd w:fill="ffffff" w:val="clear"/>
        <w:rPr>
          <w:rFonts w:ascii="Courier New" w:cs="Courier New" w:eastAsia="Courier New" w:hAnsi="Courier New"/>
          <w:color w:val="067d17"/>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String body </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67d17"/>
          <w:rtl w:val="0"/>
        </w:rPr>
        <w:t xml:space="preserve">"""</w:t>
      </w:r>
    </w:p>
    <w:p w:rsidR="00000000" w:rsidDel="00000000" w:rsidP="00000000" w:rsidRDefault="00000000" w:rsidRPr="00000000" w14:paraId="000000D6">
      <w:pPr>
        <w:shd w:fill="ffffff" w:val="clear"/>
        <w:rPr>
          <w:rFonts w:ascii="Courier New" w:cs="Courier New" w:eastAsia="Courier New" w:hAnsi="Courier New"/>
          <w:color w:val="067d17"/>
        </w:rPr>
      </w:pPr>
      <w:r w:rsidDel="00000000" w:rsidR="00000000" w:rsidRPr="00000000">
        <w:rPr>
          <w:rFonts w:ascii="Courier New" w:cs="Courier New" w:eastAsia="Courier New" w:hAnsi="Courier New"/>
          <w:color w:val="067d17"/>
          <w:rtl w:val="0"/>
        </w:rPr>
        <w:t xml:space="preserve">           {</w:t>
      </w:r>
    </w:p>
    <w:p w:rsidR="00000000" w:rsidDel="00000000" w:rsidP="00000000" w:rsidRDefault="00000000" w:rsidRPr="00000000" w14:paraId="000000D7">
      <w:pPr>
        <w:shd w:fill="ffffff" w:val="clear"/>
        <w:rPr>
          <w:rFonts w:ascii="Courier New" w:cs="Courier New" w:eastAsia="Courier New" w:hAnsi="Courier New"/>
          <w:color w:val="067d17"/>
        </w:rPr>
      </w:pPr>
      <w:r w:rsidDel="00000000" w:rsidR="00000000" w:rsidRPr="00000000">
        <w:rPr>
          <w:rFonts w:ascii="Courier New" w:cs="Courier New" w:eastAsia="Courier New" w:hAnsi="Courier New"/>
          <w:color w:val="067d17"/>
          <w:rtl w:val="0"/>
        </w:rPr>
        <w:t xml:space="preserve">             "id": 0,</w:t>
      </w:r>
    </w:p>
    <w:p w:rsidR="00000000" w:rsidDel="00000000" w:rsidP="00000000" w:rsidRDefault="00000000" w:rsidRPr="00000000" w14:paraId="000000D8">
      <w:pPr>
        <w:shd w:fill="ffffff" w:val="clear"/>
        <w:rPr>
          <w:rFonts w:ascii="Courier New" w:cs="Courier New" w:eastAsia="Courier New" w:hAnsi="Courier New"/>
          <w:color w:val="067d17"/>
        </w:rPr>
      </w:pPr>
      <w:r w:rsidDel="00000000" w:rsidR="00000000" w:rsidRPr="00000000">
        <w:rPr>
          <w:rFonts w:ascii="Courier New" w:cs="Courier New" w:eastAsia="Courier New" w:hAnsi="Courier New"/>
          <w:color w:val="067d17"/>
          <w:rtl w:val="0"/>
        </w:rPr>
        <w:t xml:space="preserve">             "username": "string",</w:t>
      </w:r>
    </w:p>
    <w:p w:rsidR="00000000" w:rsidDel="00000000" w:rsidP="00000000" w:rsidRDefault="00000000" w:rsidRPr="00000000" w14:paraId="000000D9">
      <w:pPr>
        <w:shd w:fill="ffffff" w:val="clear"/>
        <w:rPr>
          <w:rFonts w:ascii="Courier New" w:cs="Courier New" w:eastAsia="Courier New" w:hAnsi="Courier New"/>
          <w:color w:val="067d17"/>
        </w:rPr>
      </w:pPr>
      <w:r w:rsidDel="00000000" w:rsidR="00000000" w:rsidRPr="00000000">
        <w:rPr>
          <w:rFonts w:ascii="Courier New" w:cs="Courier New" w:eastAsia="Courier New" w:hAnsi="Courier New"/>
          <w:color w:val="067d17"/>
          <w:rtl w:val="0"/>
        </w:rPr>
        <w:t xml:space="preserve">             "firstName": "string",</w:t>
      </w:r>
    </w:p>
    <w:p w:rsidR="00000000" w:rsidDel="00000000" w:rsidP="00000000" w:rsidRDefault="00000000" w:rsidRPr="00000000" w14:paraId="000000DA">
      <w:pPr>
        <w:shd w:fill="ffffff" w:val="clear"/>
        <w:rPr>
          <w:rFonts w:ascii="Courier New" w:cs="Courier New" w:eastAsia="Courier New" w:hAnsi="Courier New"/>
          <w:color w:val="067d17"/>
        </w:rPr>
      </w:pPr>
      <w:r w:rsidDel="00000000" w:rsidR="00000000" w:rsidRPr="00000000">
        <w:rPr>
          <w:rFonts w:ascii="Courier New" w:cs="Courier New" w:eastAsia="Courier New" w:hAnsi="Courier New"/>
          <w:color w:val="067d17"/>
          <w:rtl w:val="0"/>
        </w:rPr>
        <w:t xml:space="preserve">             "lastName": "string",</w:t>
      </w:r>
    </w:p>
    <w:p w:rsidR="00000000" w:rsidDel="00000000" w:rsidP="00000000" w:rsidRDefault="00000000" w:rsidRPr="00000000" w14:paraId="000000DB">
      <w:pPr>
        <w:shd w:fill="ffffff" w:val="clear"/>
        <w:rPr>
          <w:rFonts w:ascii="Courier New" w:cs="Courier New" w:eastAsia="Courier New" w:hAnsi="Courier New"/>
          <w:color w:val="067d17"/>
        </w:rPr>
      </w:pPr>
      <w:r w:rsidDel="00000000" w:rsidR="00000000" w:rsidRPr="00000000">
        <w:rPr>
          <w:rFonts w:ascii="Courier New" w:cs="Courier New" w:eastAsia="Courier New" w:hAnsi="Courier New"/>
          <w:color w:val="067d17"/>
          <w:rtl w:val="0"/>
        </w:rPr>
        <w:t xml:space="preserve">             "email": "string",</w:t>
      </w:r>
    </w:p>
    <w:p w:rsidR="00000000" w:rsidDel="00000000" w:rsidP="00000000" w:rsidRDefault="00000000" w:rsidRPr="00000000" w14:paraId="000000DC">
      <w:pPr>
        <w:shd w:fill="ffffff" w:val="clear"/>
        <w:rPr>
          <w:rFonts w:ascii="Courier New" w:cs="Courier New" w:eastAsia="Courier New" w:hAnsi="Courier New"/>
          <w:color w:val="067d17"/>
        </w:rPr>
      </w:pPr>
      <w:r w:rsidDel="00000000" w:rsidR="00000000" w:rsidRPr="00000000">
        <w:rPr>
          <w:rFonts w:ascii="Courier New" w:cs="Courier New" w:eastAsia="Courier New" w:hAnsi="Courier New"/>
          <w:color w:val="067d17"/>
          <w:rtl w:val="0"/>
        </w:rPr>
        <w:t xml:space="preserve">             "password": "string",</w:t>
      </w:r>
    </w:p>
    <w:p w:rsidR="00000000" w:rsidDel="00000000" w:rsidP="00000000" w:rsidRDefault="00000000" w:rsidRPr="00000000" w14:paraId="000000DD">
      <w:pPr>
        <w:shd w:fill="ffffff" w:val="clear"/>
        <w:rPr>
          <w:rFonts w:ascii="Courier New" w:cs="Courier New" w:eastAsia="Courier New" w:hAnsi="Courier New"/>
          <w:color w:val="067d17"/>
        </w:rPr>
      </w:pPr>
      <w:r w:rsidDel="00000000" w:rsidR="00000000" w:rsidRPr="00000000">
        <w:rPr>
          <w:rFonts w:ascii="Courier New" w:cs="Courier New" w:eastAsia="Courier New" w:hAnsi="Courier New"/>
          <w:color w:val="067d17"/>
          <w:rtl w:val="0"/>
        </w:rPr>
        <w:t xml:space="preserve">             "phone": "string",</w:t>
      </w:r>
    </w:p>
    <w:p w:rsidR="00000000" w:rsidDel="00000000" w:rsidP="00000000" w:rsidRDefault="00000000" w:rsidRPr="00000000" w14:paraId="000000DE">
      <w:pPr>
        <w:shd w:fill="ffffff" w:val="clear"/>
        <w:rPr>
          <w:rFonts w:ascii="Courier New" w:cs="Courier New" w:eastAsia="Courier New" w:hAnsi="Courier New"/>
          <w:color w:val="067d17"/>
        </w:rPr>
      </w:pPr>
      <w:r w:rsidDel="00000000" w:rsidR="00000000" w:rsidRPr="00000000">
        <w:rPr>
          <w:rFonts w:ascii="Courier New" w:cs="Courier New" w:eastAsia="Courier New" w:hAnsi="Courier New"/>
          <w:color w:val="067d17"/>
          <w:rtl w:val="0"/>
        </w:rPr>
        <w:t xml:space="preserve">             "userStatus": 0</w:t>
      </w:r>
    </w:p>
    <w:p w:rsidR="00000000" w:rsidDel="00000000" w:rsidP="00000000" w:rsidRDefault="00000000" w:rsidRPr="00000000" w14:paraId="000000DF">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67d17"/>
          <w:rtl w:val="0"/>
        </w:rPr>
        <w:t xml:space="preserve">           }"""</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0E0">
      <w:pPr>
        <w:shd w:fill="ffffff" w:val="clear"/>
        <w:rPr>
          <w:rFonts w:ascii="Courier New" w:cs="Courier New" w:eastAsia="Courier New" w:hAnsi="Courier New"/>
          <w:color w:val="080808"/>
        </w:rPr>
      </w:pPr>
      <w:r w:rsidDel="00000000" w:rsidR="00000000" w:rsidRPr="00000000">
        <w:rPr>
          <w:rtl w:val="0"/>
        </w:rPr>
      </w:r>
    </w:p>
    <w:p w:rsidR="00000000" w:rsidDel="00000000" w:rsidP="00000000" w:rsidRDefault="00000000" w:rsidRPr="00000000" w14:paraId="000000E1">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i w:val="1"/>
          <w:color w:val="080808"/>
          <w:rtl w:val="0"/>
        </w:rPr>
        <w:t xml:space="preserve">given</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0E2">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.baseUri(</w:t>
      </w:r>
      <w:r w:rsidDel="00000000" w:rsidR="00000000" w:rsidRPr="00000000">
        <w:rPr>
          <w:rFonts w:ascii="Courier New" w:cs="Courier New" w:eastAsia="Courier New" w:hAnsi="Courier New"/>
          <w:rtl w:val="0"/>
        </w:rPr>
        <w:t xml:space="preserve">baseUrl</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0E3">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.header(</w:t>
      </w:r>
      <w:r w:rsidDel="00000000" w:rsidR="00000000" w:rsidRPr="00000000">
        <w:rPr>
          <w:rFonts w:ascii="Courier New" w:cs="Courier New" w:eastAsia="Courier New" w:hAnsi="Courier New"/>
          <w:color w:val="067d17"/>
          <w:rtl w:val="0"/>
        </w:rPr>
        <w:t xml:space="preserve">"accept"</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67d17"/>
          <w:rtl w:val="0"/>
        </w:rPr>
        <w:t xml:space="preserve">"application/json"</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0E4">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.header(</w:t>
      </w:r>
      <w:r w:rsidDel="00000000" w:rsidR="00000000" w:rsidRPr="00000000">
        <w:rPr>
          <w:rFonts w:ascii="Courier New" w:cs="Courier New" w:eastAsia="Courier New" w:hAnsi="Courier New"/>
          <w:color w:val="067d17"/>
          <w:rtl w:val="0"/>
        </w:rPr>
        <w:t xml:space="preserve">"Content-Type"</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67d17"/>
          <w:rtl w:val="0"/>
        </w:rPr>
        <w:t xml:space="preserve">"application/json"</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0E5">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.body(</w:t>
      </w:r>
      <w:r w:rsidDel="00000000" w:rsidR="00000000" w:rsidRPr="00000000">
        <w:rPr>
          <w:rFonts w:ascii="Courier New" w:cs="Courier New" w:eastAsia="Courier New" w:hAnsi="Courier New"/>
          <w:rtl w:val="0"/>
        </w:rPr>
        <w:t xml:space="preserve">body</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0E6">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when()</w:t>
      </w:r>
    </w:p>
    <w:p w:rsidR="00000000" w:rsidDel="00000000" w:rsidP="00000000" w:rsidRDefault="00000000" w:rsidRPr="00000000" w14:paraId="000000E7">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.post(</w:t>
      </w:r>
      <w:r w:rsidDel="00000000" w:rsidR="00000000" w:rsidRPr="00000000">
        <w:rPr>
          <w:rFonts w:ascii="Courier New" w:cs="Courier New" w:eastAsia="Courier New" w:hAnsi="Courier New"/>
          <w:color w:val="067d17"/>
          <w:rtl w:val="0"/>
        </w:rPr>
        <w:t xml:space="preserve">"user"</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0E8">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.then()</w:t>
      </w:r>
    </w:p>
    <w:p w:rsidR="00000000" w:rsidDel="00000000" w:rsidP="00000000" w:rsidRDefault="00000000" w:rsidRPr="00000000" w14:paraId="000000E9">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.statusCode(</w:t>
      </w:r>
      <w:r w:rsidDel="00000000" w:rsidR="00000000" w:rsidRPr="00000000">
        <w:rPr>
          <w:rFonts w:ascii="Courier New" w:cs="Courier New" w:eastAsia="Courier New" w:hAnsi="Courier New"/>
          <w:color w:val="1750eb"/>
          <w:rtl w:val="0"/>
        </w:rPr>
        <w:t xml:space="preserve">200</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0EA">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.body(</w:t>
      </w:r>
      <w:r w:rsidDel="00000000" w:rsidR="00000000" w:rsidRPr="00000000">
        <w:rPr>
          <w:rFonts w:ascii="Courier New" w:cs="Courier New" w:eastAsia="Courier New" w:hAnsi="Courier New"/>
          <w:color w:val="067d17"/>
          <w:rtl w:val="0"/>
        </w:rPr>
        <w:t xml:space="preserve">"code"</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i w:val="1"/>
          <w:color w:val="080808"/>
          <w:rtl w:val="0"/>
        </w:rPr>
        <w:t xml:space="preserve">equalTo</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1750eb"/>
          <w:rtl w:val="0"/>
        </w:rPr>
        <w:t xml:space="preserve">200</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0EB">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.body(</w:t>
      </w:r>
      <w:r w:rsidDel="00000000" w:rsidR="00000000" w:rsidRPr="00000000">
        <w:rPr>
          <w:rFonts w:ascii="Courier New" w:cs="Courier New" w:eastAsia="Courier New" w:hAnsi="Courier New"/>
          <w:color w:val="067d17"/>
          <w:rtl w:val="0"/>
        </w:rPr>
        <w:t xml:space="preserve">"type"</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i w:val="1"/>
          <w:color w:val="080808"/>
          <w:rtl w:val="0"/>
        </w:rPr>
        <w:t xml:space="preserve">equalTo</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067d17"/>
          <w:rtl w:val="0"/>
        </w:rPr>
        <w:t xml:space="preserve">"unknown"</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0EC">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.body(</w:t>
      </w:r>
      <w:r w:rsidDel="00000000" w:rsidR="00000000" w:rsidRPr="00000000">
        <w:rPr>
          <w:rFonts w:ascii="Courier New" w:cs="Courier New" w:eastAsia="Courier New" w:hAnsi="Courier New"/>
          <w:color w:val="067d17"/>
          <w:rtl w:val="0"/>
        </w:rPr>
        <w:t xml:space="preserve">"message"</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i w:val="1"/>
          <w:color w:val="080808"/>
          <w:rtl w:val="0"/>
        </w:rPr>
        <w:t xml:space="preserve">notNullValue</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rtl w:val="0"/>
        </w:rPr>
        <w:t xml:space="preserve">String</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0033b3"/>
          <w:rtl w:val="0"/>
        </w:rPr>
        <w:t xml:space="preserve">class</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0ED">
      <w:pPr>
        <w:shd w:fill="ffffff" w:val="clear"/>
        <w:rPr/>
      </w:pPr>
      <w:r w:rsidDel="00000000" w:rsidR="00000000" w:rsidRPr="00000000">
        <w:rPr>
          <w:rFonts w:ascii="Courier New" w:cs="Courier New" w:eastAsia="Courier New" w:hAnsi="Courier New"/>
          <w:color w:val="080808"/>
          <w:rtl w:val="0"/>
        </w:rPr>
        <w:t xml:space="preserve">}</w:t>
      </w:r>
      <w:r w:rsidDel="00000000" w:rsidR="00000000" w:rsidRPr="00000000">
        <w:rPr>
          <w:rtl w:val="0"/>
        </w:rPr>
      </w:r>
    </w:p>
    <w:p w:rsidR="00000000" w:rsidDel="00000000" w:rsidP="00000000" w:rsidRDefault="00000000" w:rsidRPr="00000000" w14:paraId="000000EE">
      <w:pPr>
        <w:numPr>
          <w:ilvl w:val="0"/>
          <w:numId w:val="7"/>
        </w:numPr>
        <w:ind w:left="720" w:hanging="360"/>
        <w:rPr>
          <w:u w:val="none"/>
        </w:rPr>
      </w:pPr>
      <w:r w:rsidDel="00000000" w:rsidR="00000000" w:rsidRPr="00000000">
        <w:rPr>
          <w:rtl w:val="0"/>
        </w:rPr>
        <w:t xml:space="preserve">Создаем коммит (для новой ветки), делаем push, создаем pull request, мержим его, снова переходим в master ветку, где делаем pull.</w:t>
      </w:r>
    </w:p>
    <w:p w:rsidR="00000000" w:rsidDel="00000000" w:rsidP="00000000" w:rsidRDefault="00000000" w:rsidRPr="00000000" w14:paraId="000000EF">
      <w:pPr>
        <w:rPr/>
      </w:pPr>
      <w:r w:rsidDel="00000000" w:rsidR="00000000" w:rsidRPr="00000000">
        <w:rPr>
          <w:rtl w:val="0"/>
        </w:rPr>
        <w:t xml:space="preserve">Код ветки после добавления простых API тестов: </w:t>
      </w:r>
      <w:hyperlink r:id="rId41">
        <w:r w:rsidDel="00000000" w:rsidR="00000000" w:rsidRPr="00000000">
          <w:rPr>
            <w:color w:val="1155cc"/>
            <w:u w:val="single"/>
            <w:rtl w:val="0"/>
          </w:rPr>
          <w:t xml:space="preserve">https://github.com/topsycreed/new-java-framework/tree/2-api</w:t>
        </w:r>
      </w:hyperlink>
      <w:r w:rsidDel="00000000" w:rsidR="00000000" w:rsidRPr="00000000">
        <w:rPr>
          <w:rtl w:val="0"/>
        </w:rPr>
        <w:t xml:space="preserve"> и его Pull request: </w:t>
      </w:r>
      <w:hyperlink r:id="rId42">
        <w:r w:rsidDel="00000000" w:rsidR="00000000" w:rsidRPr="00000000">
          <w:rPr>
            <w:color w:val="1155cc"/>
            <w:u w:val="single"/>
            <w:rtl w:val="0"/>
          </w:rPr>
          <w:t xml:space="preserve">https://github.com/topsycreed/new-java-framework/pull/2</w:t>
        </w:r>
      </w:hyperlink>
      <w:r w:rsidDel="00000000" w:rsidR="00000000" w:rsidRPr="00000000">
        <w:rPr>
          <w:rtl w:val="0"/>
        </w:rPr>
        <w:t xml:space="preserve"> </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i w:val="1"/>
        </w:rPr>
      </w:pPr>
      <w:r w:rsidDel="00000000" w:rsidR="00000000" w:rsidRPr="00000000">
        <w:rPr>
          <w:i w:val="1"/>
          <w:rtl w:val="0"/>
        </w:rPr>
        <w:t xml:space="preserve">Примечание: в тестах я уже использовал формат AAA. Arrange -&gt; Act -&gt; Assert для визуального разделения теста на этапы. Поподробнее можно почитать: </w:t>
      </w:r>
      <w:hyperlink r:id="rId43">
        <w:r w:rsidDel="00000000" w:rsidR="00000000" w:rsidRPr="00000000">
          <w:rPr>
            <w:i w:val="1"/>
            <w:color w:val="1155cc"/>
            <w:u w:val="single"/>
            <w:rtl w:val="0"/>
          </w:rPr>
          <w:t xml:space="preserve">https://java-design-patterns.com/patterns/arrange-act-assert/#programmatic-example-of-arrange-act-assert-pattern-in-java</w:t>
        </w:r>
      </w:hyperlink>
      <w:r w:rsidDel="00000000" w:rsidR="00000000" w:rsidRPr="00000000">
        <w:rPr>
          <w:i w:val="1"/>
          <w:rtl w:val="0"/>
        </w:rPr>
        <w:t xml:space="preserve"> </w:t>
      </w:r>
    </w:p>
    <w:p w:rsidR="00000000" w:rsidDel="00000000" w:rsidP="00000000" w:rsidRDefault="00000000" w:rsidRPr="00000000" w14:paraId="000000F2">
      <w:pPr>
        <w:pStyle w:val="Heading1"/>
        <w:rPr/>
      </w:pPr>
      <w:bookmarkStart w:colFirst="0" w:colLast="0" w:name="_rg1eqkpyaxr7" w:id="7"/>
      <w:bookmarkEnd w:id="7"/>
      <w:r w:rsidDel="00000000" w:rsidR="00000000" w:rsidRPr="00000000">
        <w:rPr>
          <w:rtl w:val="0"/>
        </w:rPr>
        <w:t xml:space="preserve">7 - Использование паттернов, подходов</w:t>
      </w:r>
    </w:p>
    <w:p w:rsidR="00000000" w:rsidDel="00000000" w:rsidP="00000000" w:rsidRDefault="00000000" w:rsidRPr="00000000" w14:paraId="000000F3">
      <w:pPr>
        <w:rPr/>
      </w:pPr>
      <w:hyperlink r:id="rId44">
        <w:r w:rsidDel="00000000" w:rsidR="00000000" w:rsidRPr="00000000">
          <w:rPr>
            <w:color w:val="1155cc"/>
            <w:u w:val="single"/>
            <w:rtl w:val="0"/>
          </w:rPr>
          <w:t xml:space="preserve">https://github.com/basdijkstra/a-test-automation-project/blob/main/07-parameterizing-your-tests.md</w:t>
        </w:r>
      </w:hyperlink>
      <w:r w:rsidDel="00000000" w:rsidR="00000000" w:rsidRPr="00000000">
        <w:rPr>
          <w:rtl w:val="0"/>
        </w:rPr>
        <w:t xml:space="preserve"> + </w:t>
      </w:r>
      <w:hyperlink r:id="rId45">
        <w:r w:rsidDel="00000000" w:rsidR="00000000" w:rsidRPr="00000000">
          <w:rPr>
            <w:color w:val="1155cc"/>
            <w:u w:val="single"/>
            <w:rtl w:val="0"/>
          </w:rPr>
          <w:t xml:space="preserve">https://github.com/basdijkstra/a-test-automation-project/blob/main/08-serializing-objects-to-json.md</w:t>
        </w:r>
      </w:hyperlink>
      <w:r w:rsidDel="00000000" w:rsidR="00000000" w:rsidRPr="00000000">
        <w:rPr>
          <w:rtl w:val="0"/>
        </w:rPr>
        <w:t xml:space="preserve"> </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Даже уже после добавления второго теста можно увидеть ряд проблем:</w:t>
      </w:r>
    </w:p>
    <w:p w:rsidR="00000000" w:rsidDel="00000000" w:rsidP="00000000" w:rsidRDefault="00000000" w:rsidRPr="00000000" w14:paraId="000000F6">
      <w:pPr>
        <w:numPr>
          <w:ilvl w:val="0"/>
          <w:numId w:val="3"/>
        </w:numPr>
        <w:ind w:left="720" w:hanging="360"/>
        <w:rPr>
          <w:u w:val="none"/>
        </w:rPr>
      </w:pPr>
      <w:r w:rsidDel="00000000" w:rsidR="00000000" w:rsidRPr="00000000">
        <w:rPr>
          <w:rtl w:val="0"/>
        </w:rPr>
        <w:t xml:space="preserve">Дублируем baseUrl.</w:t>
      </w:r>
    </w:p>
    <w:p w:rsidR="00000000" w:rsidDel="00000000" w:rsidP="00000000" w:rsidRDefault="00000000" w:rsidRPr="00000000" w14:paraId="000000F7">
      <w:pPr>
        <w:numPr>
          <w:ilvl w:val="0"/>
          <w:numId w:val="3"/>
        </w:numPr>
        <w:ind w:left="720" w:hanging="360"/>
        <w:rPr>
          <w:u w:val="none"/>
        </w:rPr>
      </w:pPr>
      <w:r w:rsidDel="00000000" w:rsidR="00000000" w:rsidRPr="00000000">
        <w:rPr>
          <w:rtl w:val="0"/>
        </w:rPr>
        <w:t xml:space="preserve">Дублируем body, а еще и храним json файл прямо в тестах.</w:t>
      </w:r>
    </w:p>
    <w:p w:rsidR="00000000" w:rsidDel="00000000" w:rsidP="00000000" w:rsidRDefault="00000000" w:rsidRPr="00000000" w14:paraId="000000F8">
      <w:pPr>
        <w:numPr>
          <w:ilvl w:val="0"/>
          <w:numId w:val="3"/>
        </w:numPr>
        <w:ind w:left="720" w:hanging="360"/>
        <w:rPr>
          <w:u w:val="none"/>
        </w:rPr>
      </w:pPr>
      <w:r w:rsidDel="00000000" w:rsidR="00000000" w:rsidRPr="00000000">
        <w:rPr>
          <w:rtl w:val="0"/>
        </w:rPr>
        <w:t xml:space="preserve">Дублируем добавление одних и тех же headers.</w:t>
      </w:r>
    </w:p>
    <w:p w:rsidR="00000000" w:rsidDel="00000000" w:rsidP="00000000" w:rsidRDefault="00000000" w:rsidRPr="00000000" w14:paraId="000000F9">
      <w:pPr>
        <w:numPr>
          <w:ilvl w:val="0"/>
          <w:numId w:val="3"/>
        </w:numPr>
        <w:ind w:left="720" w:hanging="360"/>
        <w:rPr>
          <w:u w:val="none"/>
        </w:rPr>
      </w:pPr>
      <w:r w:rsidDel="00000000" w:rsidR="00000000" w:rsidRPr="00000000">
        <w:rPr>
          <w:rtl w:val="0"/>
        </w:rPr>
        <w:t xml:space="preserve">В целом все тоже самое, только разные проверки в конце.</w:t>
      </w:r>
    </w:p>
    <w:p w:rsidR="00000000" w:rsidDel="00000000" w:rsidP="00000000" w:rsidRDefault="00000000" w:rsidRPr="00000000" w14:paraId="000000FA">
      <w:pPr>
        <w:numPr>
          <w:ilvl w:val="0"/>
          <w:numId w:val="3"/>
        </w:numPr>
        <w:ind w:left="720" w:hanging="360"/>
        <w:rPr>
          <w:u w:val="none"/>
        </w:rPr>
      </w:pPr>
      <w:r w:rsidDel="00000000" w:rsidR="00000000" w:rsidRPr="00000000">
        <w:rPr>
          <w:rtl w:val="0"/>
        </w:rPr>
        <w:t xml:space="preserve">Автотест выглядит слишком перегруженным и детали реализации можно скрыть оставив только наши намерения в виде последовательности шагов: Отправить post запрос на endpoint /user с валидным body и проверить: статус код 200, 3 поля из ответа.</w:t>
      </w:r>
    </w:p>
    <w:p w:rsidR="00000000" w:rsidDel="00000000" w:rsidP="00000000" w:rsidRDefault="00000000" w:rsidRPr="00000000" w14:paraId="000000FB">
      <w:pPr>
        <w:numPr>
          <w:ilvl w:val="0"/>
          <w:numId w:val="3"/>
        </w:numPr>
        <w:ind w:left="720" w:hanging="360"/>
        <w:rPr>
          <w:u w:val="none"/>
        </w:rPr>
      </w:pPr>
      <w:r w:rsidDel="00000000" w:rsidR="00000000" w:rsidRPr="00000000">
        <w:rPr>
          <w:rtl w:val="0"/>
        </w:rPr>
        <w:t xml:space="preserve">Кроме того, в других тестах мы часто будем переиспользовать методы POST, GET, DELETE - чтобы создать нового юзера, проверить его данные и удалить в конце теста, чтобы не засорять базу данных.</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Давайте начнем исправлять данные проблемы. Одним из вариантов исправления может быть разделение кода на контроллеры, которые соответствуют контроллерам разработчиков и Swagger и предоставлению методов для работы с CRUD операциями: GET, POST, PUT, PATCH, DELETE.</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Давайте создадим новый пакет controllers и класс UserController.</w:t>
      </w:r>
    </w:p>
    <w:p w:rsidR="00000000" w:rsidDel="00000000" w:rsidP="00000000" w:rsidRDefault="00000000" w:rsidRPr="00000000" w14:paraId="00000100">
      <w:pPr>
        <w:numPr>
          <w:ilvl w:val="0"/>
          <w:numId w:val="10"/>
        </w:numPr>
        <w:ind w:left="720" w:hanging="360"/>
        <w:rPr>
          <w:u w:val="none"/>
        </w:rPr>
      </w:pPr>
      <w:r w:rsidDel="00000000" w:rsidR="00000000" w:rsidRPr="00000000">
        <w:rPr>
          <w:rtl w:val="0"/>
        </w:rPr>
        <w:t xml:space="preserve">Вынесем </w:t>
      </w:r>
      <w:r w:rsidDel="00000000" w:rsidR="00000000" w:rsidRPr="00000000">
        <w:rPr>
          <w:rFonts w:ascii="Courier New" w:cs="Courier New" w:eastAsia="Courier New" w:hAnsi="Courier New"/>
          <w:rtl w:val="0"/>
        </w:rPr>
        <w:t xml:space="preserve">RequestSpecification </w:t>
      </w:r>
      <w:r w:rsidDel="00000000" w:rsidR="00000000" w:rsidRPr="00000000">
        <w:rPr>
          <w:rFonts w:ascii="Courier New" w:cs="Courier New" w:eastAsia="Courier New" w:hAnsi="Courier New"/>
          <w:color w:val="871094"/>
          <w:rtl w:val="0"/>
        </w:rPr>
        <w:t xml:space="preserve">requestSpecification</w:t>
      </w:r>
      <w:r w:rsidDel="00000000" w:rsidR="00000000" w:rsidRPr="00000000">
        <w:rPr>
          <w:rFonts w:ascii="Courier New" w:cs="Courier New" w:eastAsia="Courier New" w:hAnsi="Courier New"/>
          <w:color w:val="080808"/>
          <w:rtl w:val="0"/>
        </w:rPr>
        <w:t xml:space="preserve">;</w:t>
      </w:r>
      <w:r w:rsidDel="00000000" w:rsidR="00000000" w:rsidRPr="00000000">
        <w:rPr>
          <w:rtl w:val="0"/>
        </w:rPr>
        <w:t xml:space="preserve">как отдельное поле, которое будем содержать базовые настройки и хедеры.</w:t>
      </w:r>
      <w:r w:rsidDel="00000000" w:rsidR="00000000" w:rsidRPr="00000000">
        <w:rPr>
          <w:rtl w:val="0"/>
        </w:rPr>
      </w:r>
    </w:p>
    <w:p w:rsidR="00000000" w:rsidDel="00000000" w:rsidP="00000000" w:rsidRDefault="00000000" w:rsidRPr="00000000" w14:paraId="00000101">
      <w:pPr>
        <w:numPr>
          <w:ilvl w:val="0"/>
          <w:numId w:val="10"/>
        </w:numPr>
        <w:ind w:left="720" w:hanging="360"/>
        <w:rPr>
          <w:u w:val="none"/>
        </w:rPr>
      </w:pPr>
      <w:r w:rsidDel="00000000" w:rsidR="00000000" w:rsidRPr="00000000">
        <w:rPr>
          <w:rtl w:val="0"/>
        </w:rPr>
        <w:t xml:space="preserve">В конструкторе класса заполним </w:t>
      </w:r>
      <w:r w:rsidDel="00000000" w:rsidR="00000000" w:rsidRPr="00000000">
        <w:rPr>
          <w:rFonts w:ascii="Courier New" w:cs="Courier New" w:eastAsia="Courier New" w:hAnsi="Courier New"/>
          <w:color w:val="871094"/>
          <w:rtl w:val="0"/>
        </w:rPr>
        <w:t xml:space="preserve">requestSpecification </w:t>
      </w:r>
      <w:r w:rsidDel="00000000" w:rsidR="00000000" w:rsidRPr="00000000">
        <w:rPr>
          <w:rtl w:val="0"/>
        </w:rPr>
        <w:t xml:space="preserve">нужными значениями.</w:t>
      </w:r>
    </w:p>
    <w:p w:rsidR="00000000" w:rsidDel="00000000" w:rsidP="00000000" w:rsidRDefault="00000000" w:rsidRPr="00000000" w14:paraId="00000102">
      <w:pPr>
        <w:numPr>
          <w:ilvl w:val="0"/>
          <w:numId w:val="10"/>
        </w:numPr>
        <w:ind w:left="720" w:hanging="360"/>
        <w:rPr>
          <w:u w:val="none"/>
        </w:rPr>
      </w:pPr>
      <w:r w:rsidDel="00000000" w:rsidR="00000000" w:rsidRPr="00000000">
        <w:rPr>
          <w:rtl w:val="0"/>
        </w:rPr>
        <w:t xml:space="preserve">Вынесем базовый url в константу класса: </w:t>
      </w:r>
      <w:r w:rsidDel="00000000" w:rsidR="00000000" w:rsidRPr="00000000">
        <w:rPr>
          <w:rFonts w:ascii="Courier New" w:cs="Courier New" w:eastAsia="Courier New" w:hAnsi="Courier New"/>
          <w:color w:val="0033b3"/>
          <w:rtl w:val="0"/>
        </w:rPr>
        <w:t xml:space="preserve">private static final </w:t>
      </w:r>
      <w:r w:rsidDel="00000000" w:rsidR="00000000" w:rsidRPr="00000000">
        <w:rPr>
          <w:rFonts w:ascii="Courier New" w:cs="Courier New" w:eastAsia="Courier New" w:hAnsi="Courier New"/>
          <w:rtl w:val="0"/>
        </w:rPr>
        <w:t xml:space="preserve">String </w:t>
      </w:r>
      <w:r w:rsidDel="00000000" w:rsidR="00000000" w:rsidRPr="00000000">
        <w:rPr>
          <w:rFonts w:ascii="Courier New" w:cs="Courier New" w:eastAsia="Courier New" w:hAnsi="Courier New"/>
          <w:i w:val="1"/>
          <w:color w:val="871094"/>
          <w:rtl w:val="0"/>
        </w:rPr>
        <w:t xml:space="preserve">BASE_URI </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67d17"/>
          <w:rtl w:val="0"/>
        </w:rPr>
        <w:t xml:space="preserve">"</w:t>
      </w:r>
      <w:ins w:author="Narmin Ramazanova" w:id="4" w:date="2025-02-12T08:01:04Z">
        <w:r w:rsidDel="00000000" w:rsidR="00000000" w:rsidRPr="00000000">
          <w:rPr>
            <w:rFonts w:ascii="Courier New" w:cs="Courier New" w:eastAsia="Courier New" w:hAnsi="Courier New"/>
            <w:color w:val="067d17"/>
            <w:rtl w:val="0"/>
          </w:rPr>
          <w:t xml:space="preserve">p </w:t>
        </w:r>
      </w:ins>
      <w:del w:author="Narmin Ramazanova" w:id="4" w:date="2025-02-12T08:01:04Z">
        <w:r w:rsidDel="00000000" w:rsidR="00000000" w:rsidRPr="00000000">
          <w:fldChar w:fldCharType="begin"/>
        </w:r>
        <w:r w:rsidDel="00000000" w:rsidR="00000000" w:rsidRPr="00000000">
          <w:delInstrText xml:space="preserve">HYPERLINK "https://petstore.swagger.io/v2/"</w:delInstrText>
        </w:r>
        <w:r w:rsidDel="00000000" w:rsidR="00000000" w:rsidRPr="00000000">
          <w:fldChar w:fldCharType="separate"/>
        </w:r>
        <w:r w:rsidDel="00000000" w:rsidR="00000000" w:rsidRPr="00000000">
          <w:rPr>
            <w:rFonts w:ascii="Courier New" w:cs="Courier New" w:eastAsia="Courier New" w:hAnsi="Courier New"/>
            <w:color w:val="1155cc"/>
            <w:u w:val="single"/>
            <w:rtl w:val="0"/>
          </w:rPr>
          <w:delText xml:space="preserve">https://petstore.swagger.io/v2/</w:delText>
        </w:r>
        <w:r w:rsidDel="00000000" w:rsidR="00000000" w:rsidRPr="00000000">
          <w:fldChar w:fldCharType="end"/>
        </w:r>
      </w:del>
      <w:r w:rsidDel="00000000" w:rsidR="00000000" w:rsidRPr="00000000">
        <w:rPr>
          <w:rFonts w:ascii="Courier New" w:cs="Courier New" w:eastAsia="Courier New" w:hAnsi="Courier New"/>
          <w:color w:val="067d17"/>
          <w:rtl w:val="0"/>
        </w:rPr>
        <w:t xml:space="preserve">"</w:t>
      </w:r>
      <w:r w:rsidDel="00000000" w:rsidR="00000000" w:rsidRPr="00000000">
        <w:rPr>
          <w:rFonts w:ascii="Courier New" w:cs="Courier New" w:eastAsia="Courier New" w:hAnsi="Courier New"/>
          <w:color w:val="080808"/>
          <w:rtl w:val="0"/>
        </w:rPr>
        <w:t xml:space="preserve">; </w:t>
      </w:r>
      <w:r w:rsidDel="00000000" w:rsidR="00000000" w:rsidRPr="00000000">
        <w:rPr>
          <w:rtl w:val="0"/>
        </w:rPr>
        <w:t xml:space="preserve">и также </w:t>
      </w:r>
      <w:r w:rsidDel="00000000" w:rsidR="00000000" w:rsidRPr="00000000">
        <w:rPr>
          <w:rFonts w:ascii="Courier New" w:cs="Courier New" w:eastAsia="Courier New" w:hAnsi="Courier New"/>
          <w:color w:val="0033b3"/>
          <w:rtl w:val="0"/>
        </w:rPr>
        <w:t xml:space="preserve">private static final </w:t>
      </w:r>
      <w:r w:rsidDel="00000000" w:rsidR="00000000" w:rsidRPr="00000000">
        <w:rPr>
          <w:rFonts w:ascii="Courier New" w:cs="Courier New" w:eastAsia="Courier New" w:hAnsi="Courier New"/>
          <w:rtl w:val="0"/>
        </w:rPr>
        <w:t xml:space="preserve">String </w:t>
      </w:r>
      <w:r w:rsidDel="00000000" w:rsidR="00000000" w:rsidRPr="00000000">
        <w:rPr>
          <w:rFonts w:ascii="Courier New" w:cs="Courier New" w:eastAsia="Courier New" w:hAnsi="Courier New"/>
          <w:i w:val="1"/>
          <w:color w:val="871094"/>
          <w:rtl w:val="0"/>
        </w:rPr>
        <w:t xml:space="preserve">USER_ENDPOINT </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67d17"/>
          <w:rtl w:val="0"/>
        </w:rPr>
        <w:t xml:space="preserve">"user"</w:t>
      </w:r>
      <w:r w:rsidDel="00000000" w:rsidR="00000000" w:rsidRPr="00000000">
        <w:rPr>
          <w:rFonts w:ascii="Courier New" w:cs="Courier New" w:eastAsia="Courier New" w:hAnsi="Courier New"/>
          <w:color w:val="080808"/>
          <w:rtl w:val="0"/>
        </w:rPr>
        <w:t xml:space="preserve">;</w:t>
      </w:r>
      <w:r w:rsidDel="00000000" w:rsidR="00000000" w:rsidRPr="00000000">
        <w:rPr>
          <w:rtl w:val="0"/>
        </w:rPr>
      </w:r>
    </w:p>
    <w:p w:rsidR="00000000" w:rsidDel="00000000" w:rsidP="00000000" w:rsidRDefault="00000000" w:rsidRPr="00000000" w14:paraId="00000103">
      <w:pPr>
        <w:numPr>
          <w:ilvl w:val="0"/>
          <w:numId w:val="10"/>
        </w:numPr>
        <w:ind w:left="720" w:hanging="360"/>
        <w:rPr>
          <w:u w:val="none"/>
        </w:rPr>
      </w:pPr>
      <w:r w:rsidDel="00000000" w:rsidR="00000000" w:rsidRPr="00000000">
        <w:rPr>
          <w:rtl w:val="0"/>
        </w:rPr>
        <w:t xml:space="preserve">Реализуем шаги для POST/user (createUser), GET/user/{username} (Get user by username), PUT/user/{username} (Updated user) и DELETE/user/{username} (Delete user).</w:t>
      </w:r>
    </w:p>
    <w:p w:rsidR="00000000" w:rsidDel="00000000" w:rsidP="00000000" w:rsidRDefault="00000000" w:rsidRPr="00000000" w14:paraId="00000104">
      <w:pPr>
        <w:rPr/>
      </w:pPr>
      <w:r w:rsidDel="00000000" w:rsidR="00000000" w:rsidRPr="00000000">
        <w:rPr>
          <w:rtl w:val="0"/>
        </w:rPr>
        <w:t xml:space="preserve">В итоге получится:</w:t>
      </w:r>
    </w:p>
    <w:p w:rsidR="00000000" w:rsidDel="00000000" w:rsidP="00000000" w:rsidRDefault="00000000" w:rsidRPr="00000000" w14:paraId="00000105">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033b3"/>
          <w:rtl w:val="0"/>
        </w:rPr>
        <w:t xml:space="preserve">public </w:t>
      </w:r>
      <w:r w:rsidDel="00000000" w:rsidR="00000000" w:rsidRPr="00000000">
        <w:rPr>
          <w:rFonts w:ascii="Courier New" w:cs="Courier New" w:eastAsia="Courier New" w:hAnsi="Courier New"/>
          <w:rtl w:val="0"/>
        </w:rPr>
        <w:t xml:space="preserve">Response </w:t>
      </w:r>
      <w:r w:rsidDel="00000000" w:rsidR="00000000" w:rsidRPr="00000000">
        <w:rPr>
          <w:rFonts w:ascii="Courier New" w:cs="Courier New" w:eastAsia="Courier New" w:hAnsi="Courier New"/>
          <w:color w:val="00627a"/>
          <w:rtl w:val="0"/>
        </w:rPr>
        <w:t xml:space="preserve">createUser</w:t>
      </w:r>
      <w:r w:rsidDel="00000000" w:rsidR="00000000" w:rsidRPr="00000000">
        <w:rPr>
          <w:rFonts w:ascii="Courier New" w:cs="Courier New" w:eastAsia="Courier New" w:hAnsi="Courier New"/>
          <w:color w:val="080808"/>
          <w:rtl w:val="0"/>
        </w:rPr>
        <w:t xml:space="preserve">(User </w:t>
      </w:r>
      <w:r w:rsidDel="00000000" w:rsidR="00000000" w:rsidRPr="00000000">
        <w:rPr>
          <w:rFonts w:ascii="Courier New" w:cs="Courier New" w:eastAsia="Courier New" w:hAnsi="Courier New"/>
          <w:rtl w:val="0"/>
        </w:rPr>
        <w:t xml:space="preserve">user</w:t>
      </w:r>
      <w:r w:rsidDel="00000000" w:rsidR="00000000" w:rsidRPr="00000000">
        <w:rPr>
          <w:rFonts w:ascii="Courier New" w:cs="Courier New" w:eastAsia="Courier New" w:hAnsi="Courier New"/>
          <w:color w:val="080808"/>
          <w:rtl w:val="0"/>
        </w:rPr>
        <w:t xml:space="preserve">) {</w:t>
      </w:r>
    </w:p>
    <w:p w:rsidR="00000000" w:rsidDel="00000000" w:rsidP="00000000" w:rsidRDefault="00000000" w:rsidRPr="00000000" w14:paraId="00000106">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033b3"/>
          <w:rtl w:val="0"/>
        </w:rPr>
        <w:t xml:space="preserve">return </w:t>
      </w:r>
      <w:r w:rsidDel="00000000" w:rsidR="00000000" w:rsidRPr="00000000">
        <w:rPr>
          <w:rFonts w:ascii="Courier New" w:cs="Courier New" w:eastAsia="Courier New" w:hAnsi="Courier New"/>
          <w:i w:val="1"/>
          <w:color w:val="080808"/>
          <w:rtl w:val="0"/>
        </w:rPr>
        <w:t xml:space="preserve">given</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0033b3"/>
          <w:rtl w:val="0"/>
        </w:rPr>
        <w:t xml:space="preserve">this</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871094"/>
          <w:rtl w:val="0"/>
        </w:rPr>
        <w:t xml:space="preserve">requestSpecification</w:t>
      </w:r>
      <w:r w:rsidDel="00000000" w:rsidR="00000000" w:rsidRPr="00000000">
        <w:rPr>
          <w:rFonts w:ascii="Courier New" w:cs="Courier New" w:eastAsia="Courier New" w:hAnsi="Courier New"/>
          <w:color w:val="080808"/>
          <w:rtl w:val="0"/>
        </w:rPr>
        <w:t xml:space="preserve">)</w:t>
      </w:r>
      <w:ins w:author="Narmin Ramazanova" w:id="5" w:date="2025-02-12T08:05:03Z">
        <w:r w:rsidDel="00000000" w:rsidR="00000000" w:rsidRPr="00000000">
          <w:rPr>
            <w:rFonts w:ascii="Courier New" w:cs="Courier New" w:eastAsia="Courier New" w:hAnsi="Courier New"/>
            <w:color w:val="080808"/>
            <w:rtl w:val="0"/>
          </w:rPr>
          <w:t xml:space="preserve">U</w:t>
        </w:r>
      </w:ins>
      <w:r w:rsidDel="00000000" w:rsidR="00000000" w:rsidRPr="00000000">
        <w:rPr>
          <w:rtl w:val="0"/>
        </w:rPr>
      </w:r>
    </w:p>
    <w:p w:rsidR="00000000" w:rsidDel="00000000" w:rsidP="00000000" w:rsidRDefault="00000000" w:rsidRPr="00000000" w14:paraId="00000107">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.body(</w:t>
      </w:r>
      <w:r w:rsidDel="00000000" w:rsidR="00000000" w:rsidRPr="00000000">
        <w:rPr>
          <w:rFonts w:ascii="Courier New" w:cs="Courier New" w:eastAsia="Courier New" w:hAnsi="Courier New"/>
          <w:rtl w:val="0"/>
        </w:rPr>
        <w:t xml:space="preserve">user</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08">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.when()</w:t>
      </w:r>
    </w:p>
    <w:p w:rsidR="00000000" w:rsidDel="00000000" w:rsidP="00000000" w:rsidRDefault="00000000" w:rsidRPr="00000000" w14:paraId="00000109">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.post(</w:t>
      </w:r>
      <w:r w:rsidDel="00000000" w:rsidR="00000000" w:rsidRPr="00000000">
        <w:rPr>
          <w:rFonts w:ascii="Courier New" w:cs="Courier New" w:eastAsia="Courier New" w:hAnsi="Courier New"/>
          <w:i w:val="1"/>
          <w:color w:val="871094"/>
          <w:rtl w:val="0"/>
        </w:rPr>
        <w:t xml:space="preserve">USER_ENDPOINT</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0A">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.andReturn();</w:t>
      </w:r>
    </w:p>
    <w:p w:rsidR="00000000" w:rsidDel="00000000" w:rsidP="00000000" w:rsidRDefault="00000000" w:rsidRPr="00000000" w14:paraId="0000010B">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0C">
      <w:pPr>
        <w:shd w:fill="ffffff" w:val="clear"/>
        <w:rPr>
          <w:rFonts w:ascii="Courier New" w:cs="Courier New" w:eastAsia="Courier New" w:hAnsi="Courier New"/>
          <w:color w:val="080808"/>
        </w:rPr>
      </w:pPr>
      <w:r w:rsidDel="00000000" w:rsidR="00000000" w:rsidRPr="00000000">
        <w:rPr>
          <w:rtl w:val="0"/>
        </w:rPr>
      </w:r>
    </w:p>
    <w:p w:rsidR="00000000" w:rsidDel="00000000" w:rsidP="00000000" w:rsidRDefault="00000000" w:rsidRPr="00000000" w14:paraId="0000010D">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033b3"/>
          <w:rtl w:val="0"/>
        </w:rPr>
        <w:t xml:space="preserve">public </w:t>
      </w:r>
      <w:r w:rsidDel="00000000" w:rsidR="00000000" w:rsidRPr="00000000">
        <w:rPr>
          <w:rFonts w:ascii="Courier New" w:cs="Courier New" w:eastAsia="Courier New" w:hAnsi="Courier New"/>
          <w:rtl w:val="0"/>
        </w:rPr>
        <w:t xml:space="preserve">Response </w:t>
      </w:r>
      <w:r w:rsidDel="00000000" w:rsidR="00000000" w:rsidRPr="00000000">
        <w:rPr>
          <w:rFonts w:ascii="Courier New" w:cs="Courier New" w:eastAsia="Courier New" w:hAnsi="Courier New"/>
          <w:color w:val="00627a"/>
          <w:rtl w:val="0"/>
        </w:rPr>
        <w:t xml:space="preserve">updateUser</w:t>
      </w:r>
      <w:r w:rsidDel="00000000" w:rsidR="00000000" w:rsidRPr="00000000">
        <w:rPr>
          <w:rFonts w:ascii="Courier New" w:cs="Courier New" w:eastAsia="Courier New" w:hAnsi="Courier New"/>
          <w:color w:val="080808"/>
          <w:rtl w:val="0"/>
        </w:rPr>
        <w:t xml:space="preserve">(User </w:t>
      </w:r>
      <w:r w:rsidDel="00000000" w:rsidR="00000000" w:rsidRPr="00000000">
        <w:rPr>
          <w:rFonts w:ascii="Courier New" w:cs="Courier New" w:eastAsia="Courier New" w:hAnsi="Courier New"/>
          <w:rtl w:val="0"/>
        </w:rPr>
        <w:t xml:space="preserve">user</w:t>
      </w:r>
      <w:r w:rsidDel="00000000" w:rsidR="00000000" w:rsidRPr="00000000">
        <w:rPr>
          <w:rFonts w:ascii="Courier New" w:cs="Courier New" w:eastAsia="Courier New" w:hAnsi="Courier New"/>
          <w:color w:val="080808"/>
          <w:rtl w:val="0"/>
        </w:rPr>
        <w:t xml:space="preserve">) {</w:t>
      </w:r>
    </w:p>
    <w:p w:rsidR="00000000" w:rsidDel="00000000" w:rsidP="00000000" w:rsidRDefault="00000000" w:rsidRPr="00000000" w14:paraId="0000010E">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033b3"/>
          <w:rtl w:val="0"/>
        </w:rPr>
        <w:t xml:space="preserve">return </w:t>
      </w:r>
      <w:r w:rsidDel="00000000" w:rsidR="00000000" w:rsidRPr="00000000">
        <w:rPr>
          <w:rFonts w:ascii="Courier New" w:cs="Courier New" w:eastAsia="Courier New" w:hAnsi="Courier New"/>
          <w:i w:val="1"/>
          <w:color w:val="080808"/>
          <w:rtl w:val="0"/>
        </w:rPr>
        <w:t xml:space="preserve">given</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0033b3"/>
          <w:rtl w:val="0"/>
        </w:rPr>
        <w:t xml:space="preserve">this</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871094"/>
          <w:rtl w:val="0"/>
        </w:rPr>
        <w:t xml:space="preserve">requestSpecification</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0F">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.body(</w:t>
      </w:r>
      <w:r w:rsidDel="00000000" w:rsidR="00000000" w:rsidRPr="00000000">
        <w:rPr>
          <w:rFonts w:ascii="Courier New" w:cs="Courier New" w:eastAsia="Courier New" w:hAnsi="Courier New"/>
          <w:rtl w:val="0"/>
        </w:rPr>
        <w:t xml:space="preserve">user</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10">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.when()</w:t>
      </w:r>
    </w:p>
    <w:p w:rsidR="00000000" w:rsidDel="00000000" w:rsidP="00000000" w:rsidRDefault="00000000" w:rsidRPr="00000000" w14:paraId="00000111">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.put(</w:t>
      </w:r>
      <w:r w:rsidDel="00000000" w:rsidR="00000000" w:rsidRPr="00000000">
        <w:rPr>
          <w:rFonts w:ascii="Courier New" w:cs="Courier New" w:eastAsia="Courier New" w:hAnsi="Courier New"/>
          <w:i w:val="1"/>
          <w:color w:val="871094"/>
          <w:rtl w:val="0"/>
        </w:rPr>
        <w:t xml:space="preserve">USER_ENDPOINT </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67d17"/>
          <w:rtl w:val="0"/>
        </w:rPr>
        <w:t xml:space="preserve">"/" </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user</w:t>
      </w:r>
      <w:r w:rsidDel="00000000" w:rsidR="00000000" w:rsidRPr="00000000">
        <w:rPr>
          <w:rFonts w:ascii="Courier New" w:cs="Courier New" w:eastAsia="Courier New" w:hAnsi="Courier New"/>
          <w:color w:val="080808"/>
          <w:rtl w:val="0"/>
        </w:rPr>
        <w:t xml:space="preserve">.getUsername())</w:t>
      </w:r>
    </w:p>
    <w:p w:rsidR="00000000" w:rsidDel="00000000" w:rsidP="00000000" w:rsidRDefault="00000000" w:rsidRPr="00000000" w14:paraId="00000112">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.andReturn();</w:t>
      </w:r>
    </w:p>
    <w:p w:rsidR="00000000" w:rsidDel="00000000" w:rsidP="00000000" w:rsidRDefault="00000000" w:rsidRPr="00000000" w14:paraId="00000113">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w:t>
      </w:r>
      <w:ins w:author="Narmin Ramazanova" w:id="6" w:date="2025-02-13T10:58:59Z">
        <w:r w:rsidDel="00000000" w:rsidR="00000000" w:rsidRPr="00000000">
          <w:rPr>
            <w:rFonts w:ascii="Courier New" w:cs="Courier New" w:eastAsia="Courier New" w:hAnsi="Courier New"/>
            <w:color w:val="080808"/>
            <w:rtl w:val="0"/>
          </w:rPr>
          <w:tab/>
        </w:r>
      </w:ins>
      <w:r w:rsidDel="00000000" w:rsidR="00000000" w:rsidRPr="00000000">
        <w:rPr>
          <w:rtl w:val="0"/>
        </w:rPr>
      </w:r>
    </w:p>
    <w:p w:rsidR="00000000" w:rsidDel="00000000" w:rsidP="00000000" w:rsidRDefault="00000000" w:rsidRPr="00000000" w14:paraId="00000114">
      <w:pPr>
        <w:shd w:fill="ffffff" w:val="clear"/>
        <w:rPr>
          <w:rFonts w:ascii="Courier New" w:cs="Courier New" w:eastAsia="Courier New" w:hAnsi="Courier New"/>
          <w:color w:val="080808"/>
        </w:rPr>
      </w:pPr>
      <w:r w:rsidDel="00000000" w:rsidR="00000000" w:rsidRPr="00000000">
        <w:rPr>
          <w:rtl w:val="0"/>
        </w:rPr>
      </w:r>
    </w:p>
    <w:p w:rsidR="00000000" w:rsidDel="00000000" w:rsidP="00000000" w:rsidRDefault="00000000" w:rsidRPr="00000000" w14:paraId="00000115">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033b3"/>
          <w:rtl w:val="0"/>
        </w:rPr>
        <w:t xml:space="preserve">public </w:t>
      </w:r>
      <w:r w:rsidDel="00000000" w:rsidR="00000000" w:rsidRPr="00000000">
        <w:rPr>
          <w:rFonts w:ascii="Courier New" w:cs="Courier New" w:eastAsia="Courier New" w:hAnsi="Courier New"/>
          <w:rtl w:val="0"/>
        </w:rPr>
        <w:t xml:space="preserve">Response </w:t>
      </w:r>
      <w:r w:rsidDel="00000000" w:rsidR="00000000" w:rsidRPr="00000000">
        <w:rPr>
          <w:rFonts w:ascii="Courier New" w:cs="Courier New" w:eastAsia="Courier New" w:hAnsi="Courier New"/>
          <w:color w:val="00627a"/>
          <w:rtl w:val="0"/>
        </w:rPr>
        <w:t xml:space="preserve">getUserByUsername</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rtl w:val="0"/>
        </w:rPr>
        <w:t xml:space="preserve">String username</w:t>
      </w:r>
      <w:r w:rsidDel="00000000" w:rsidR="00000000" w:rsidRPr="00000000">
        <w:rPr>
          <w:rFonts w:ascii="Courier New" w:cs="Courier New" w:eastAsia="Courier New" w:hAnsi="Courier New"/>
          <w:color w:val="080808"/>
          <w:rtl w:val="0"/>
        </w:rPr>
        <w:t xml:space="preserve">) {</w:t>
      </w:r>
    </w:p>
    <w:p w:rsidR="00000000" w:rsidDel="00000000" w:rsidP="00000000" w:rsidRDefault="00000000" w:rsidRPr="00000000" w14:paraId="00000116">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033b3"/>
          <w:rtl w:val="0"/>
        </w:rPr>
        <w:t xml:space="preserve">return </w:t>
      </w:r>
      <w:r w:rsidDel="00000000" w:rsidR="00000000" w:rsidRPr="00000000">
        <w:rPr>
          <w:rFonts w:ascii="Courier New" w:cs="Courier New" w:eastAsia="Courier New" w:hAnsi="Courier New"/>
          <w:i w:val="1"/>
          <w:color w:val="080808"/>
          <w:rtl w:val="0"/>
        </w:rPr>
        <w:t xml:space="preserve">given</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0033b3"/>
          <w:rtl w:val="0"/>
        </w:rPr>
        <w:t xml:space="preserve">this</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871094"/>
          <w:rtl w:val="0"/>
        </w:rPr>
        <w:t xml:space="preserve">requestSpecification</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17">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.when()</w:t>
      </w:r>
    </w:p>
    <w:p w:rsidR="00000000" w:rsidDel="00000000" w:rsidP="00000000" w:rsidRDefault="00000000" w:rsidRPr="00000000" w14:paraId="00000118">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.get(</w:t>
      </w:r>
      <w:r w:rsidDel="00000000" w:rsidR="00000000" w:rsidRPr="00000000">
        <w:rPr>
          <w:rFonts w:ascii="Courier New" w:cs="Courier New" w:eastAsia="Courier New" w:hAnsi="Courier New"/>
          <w:i w:val="1"/>
          <w:color w:val="871094"/>
          <w:rtl w:val="0"/>
        </w:rPr>
        <w:t xml:space="preserve">USER_ENDPOINT </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67d17"/>
          <w:rtl w:val="0"/>
        </w:rPr>
        <w:t xml:space="preserve">"/" </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username</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19">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.andReturn();</w:t>
      </w:r>
    </w:p>
    <w:p w:rsidR="00000000" w:rsidDel="00000000" w:rsidP="00000000" w:rsidRDefault="00000000" w:rsidRPr="00000000" w14:paraId="0000011A">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1B">
      <w:pPr>
        <w:shd w:fill="ffffff" w:val="clear"/>
        <w:rPr>
          <w:rFonts w:ascii="Courier New" w:cs="Courier New" w:eastAsia="Courier New" w:hAnsi="Courier New"/>
          <w:color w:val="080808"/>
        </w:rPr>
      </w:pPr>
      <w:r w:rsidDel="00000000" w:rsidR="00000000" w:rsidRPr="00000000">
        <w:rPr>
          <w:rtl w:val="0"/>
        </w:rPr>
      </w:r>
    </w:p>
    <w:p w:rsidR="00000000" w:rsidDel="00000000" w:rsidP="00000000" w:rsidRDefault="00000000" w:rsidRPr="00000000" w14:paraId="0000011C">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033b3"/>
          <w:rtl w:val="0"/>
        </w:rPr>
        <w:t xml:space="preserve">public </w:t>
      </w:r>
      <w:r w:rsidDel="00000000" w:rsidR="00000000" w:rsidRPr="00000000">
        <w:rPr>
          <w:rFonts w:ascii="Courier New" w:cs="Courier New" w:eastAsia="Courier New" w:hAnsi="Courier New"/>
          <w:rtl w:val="0"/>
        </w:rPr>
        <w:t xml:space="preserve">Response </w:t>
      </w:r>
      <w:r w:rsidDel="00000000" w:rsidR="00000000" w:rsidRPr="00000000">
        <w:rPr>
          <w:rFonts w:ascii="Courier New" w:cs="Courier New" w:eastAsia="Courier New" w:hAnsi="Courier New"/>
          <w:color w:val="00627a"/>
          <w:rtl w:val="0"/>
        </w:rPr>
        <w:t xml:space="preserve">deleteUserByUsername</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rtl w:val="0"/>
        </w:rPr>
        <w:t xml:space="preserve">String username</w:t>
      </w:r>
      <w:r w:rsidDel="00000000" w:rsidR="00000000" w:rsidRPr="00000000">
        <w:rPr>
          <w:rFonts w:ascii="Courier New" w:cs="Courier New" w:eastAsia="Courier New" w:hAnsi="Courier New"/>
          <w:color w:val="080808"/>
          <w:rtl w:val="0"/>
        </w:rPr>
        <w:t xml:space="preserve">) {</w:t>
      </w:r>
    </w:p>
    <w:p w:rsidR="00000000" w:rsidDel="00000000" w:rsidP="00000000" w:rsidRDefault="00000000" w:rsidRPr="00000000" w14:paraId="0000011D">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033b3"/>
          <w:rtl w:val="0"/>
        </w:rPr>
        <w:t xml:space="preserve">return </w:t>
      </w:r>
      <w:r w:rsidDel="00000000" w:rsidR="00000000" w:rsidRPr="00000000">
        <w:rPr>
          <w:rFonts w:ascii="Courier New" w:cs="Courier New" w:eastAsia="Courier New" w:hAnsi="Courier New"/>
          <w:i w:val="1"/>
          <w:color w:val="080808"/>
          <w:rtl w:val="0"/>
        </w:rPr>
        <w:t xml:space="preserve">given</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0033b3"/>
          <w:rtl w:val="0"/>
        </w:rPr>
        <w:t xml:space="preserve">this</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871094"/>
          <w:rtl w:val="0"/>
        </w:rPr>
        <w:t xml:space="preserve">requestSpecification</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1E">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.when()</w:t>
      </w:r>
    </w:p>
    <w:p w:rsidR="00000000" w:rsidDel="00000000" w:rsidP="00000000" w:rsidRDefault="00000000" w:rsidRPr="00000000" w14:paraId="0000011F">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.delete(</w:t>
      </w:r>
      <w:r w:rsidDel="00000000" w:rsidR="00000000" w:rsidRPr="00000000">
        <w:rPr>
          <w:rFonts w:ascii="Courier New" w:cs="Courier New" w:eastAsia="Courier New" w:hAnsi="Courier New"/>
          <w:i w:val="1"/>
          <w:color w:val="871094"/>
          <w:rtl w:val="0"/>
        </w:rPr>
        <w:t xml:space="preserve">USER_ENDPOINT </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67d17"/>
          <w:rtl w:val="0"/>
        </w:rPr>
        <w:t xml:space="preserve">"/" </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username</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20">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.andReturn();</w:t>
      </w:r>
    </w:p>
    <w:p w:rsidR="00000000" w:rsidDel="00000000" w:rsidP="00000000" w:rsidRDefault="00000000" w:rsidRPr="00000000" w14:paraId="00000121">
      <w:pPr>
        <w:shd w:fill="ffffff" w:val="clear"/>
        <w:rPr/>
      </w:pPr>
      <w:r w:rsidDel="00000000" w:rsidR="00000000" w:rsidRPr="00000000">
        <w:rPr>
          <w:rFonts w:ascii="Courier New" w:cs="Courier New" w:eastAsia="Courier New" w:hAnsi="Courier New"/>
          <w:color w:val="080808"/>
          <w:rtl w:val="0"/>
        </w:rPr>
        <w:t xml:space="preserve">}</w:t>
      </w:r>
      <w:r w:rsidDel="00000000" w:rsidR="00000000" w:rsidRPr="00000000">
        <w:rPr>
          <w:rtl w:val="0"/>
        </w:rPr>
      </w:r>
    </w:p>
    <w:p w:rsidR="00000000" w:rsidDel="00000000" w:rsidP="00000000" w:rsidRDefault="00000000" w:rsidRPr="00000000" w14:paraId="00000122">
      <w:pPr>
        <w:numPr>
          <w:ilvl w:val="0"/>
          <w:numId w:val="10"/>
        </w:numPr>
        <w:ind w:left="720" w:hanging="360"/>
        <w:rPr>
          <w:u w:val="none"/>
        </w:rPr>
      </w:pPr>
      <w:r w:rsidDel="00000000" w:rsidR="00000000" w:rsidRPr="00000000">
        <w:rPr>
          <w:rtl w:val="0"/>
        </w:rPr>
        <w:t xml:space="preserve">На данном этапе у вас не будет класса </w:t>
      </w:r>
      <w:r w:rsidDel="00000000" w:rsidR="00000000" w:rsidRPr="00000000">
        <w:rPr>
          <w:rFonts w:ascii="Courier New" w:cs="Courier New" w:eastAsia="Courier New" w:hAnsi="Courier New"/>
          <w:color w:val="080808"/>
          <w:rtl w:val="0"/>
        </w:rPr>
        <w:t xml:space="preserve">User </w:t>
      </w:r>
      <w:r w:rsidDel="00000000" w:rsidR="00000000" w:rsidRPr="00000000">
        <w:rPr>
          <w:rtl w:val="0"/>
        </w:rPr>
        <w:t xml:space="preserve">который нужно добавить в отдельный package - models или dto. Сгенерировать данный класс можно, например, с помощью </w:t>
      </w:r>
      <w:hyperlink r:id="rId46">
        <w:r w:rsidDel="00000000" w:rsidR="00000000" w:rsidRPr="00000000">
          <w:rPr>
            <w:color w:val="1155cc"/>
            <w:u w:val="single"/>
            <w:rtl w:val="0"/>
          </w:rPr>
          <w:t xml:space="preserve">https://www.jsonschema2pojo.org/</w:t>
        </w:r>
      </w:hyperlink>
      <w:r w:rsidDel="00000000" w:rsidR="00000000" w:rsidRPr="00000000">
        <w:rPr>
          <w:rtl w:val="0"/>
        </w:rPr>
        <w:t xml:space="preserve">. </w:t>
      </w:r>
      <w:r w:rsidDel="00000000" w:rsidR="00000000" w:rsidRPr="00000000">
        <w:rPr>
          <w:i w:val="1"/>
          <w:rtl w:val="0"/>
        </w:rPr>
        <w:t xml:space="preserve">Также на этом этапе можно подключить дополнительную библиотеку Lombok, чтобы с помощью аннотаций генерировать: геттеры, сеттеры, конструкторы, билдеры, методы toString, equals/hashCode и т.д.</w:t>
      </w:r>
    </w:p>
    <w:p w:rsidR="00000000" w:rsidDel="00000000" w:rsidP="00000000" w:rsidRDefault="00000000" w:rsidRPr="00000000" w14:paraId="00000123">
      <w:pPr>
        <w:shd w:fill="ffffff" w:val="clear"/>
        <w:rPr>
          <w:rFonts w:ascii="Courier New" w:cs="Courier New" w:eastAsia="Courier New" w:hAnsi="Courier New"/>
          <w:b w:val="1"/>
          <w:i w:val="1"/>
          <w:color w:val="080808"/>
        </w:rPr>
      </w:pPr>
      <w:r w:rsidDel="00000000" w:rsidR="00000000" w:rsidRPr="00000000">
        <w:rPr>
          <w:rFonts w:ascii="Courier New" w:cs="Courier New" w:eastAsia="Courier New" w:hAnsi="Courier New"/>
          <w:i w:val="1"/>
          <w:color w:val="080808"/>
          <w:rtl w:val="0"/>
        </w:rPr>
        <w:t xml:space="preserve">ext </w:t>
      </w:r>
      <w:r w:rsidDel="00000000" w:rsidR="00000000" w:rsidRPr="00000000">
        <w:rPr>
          <w:rFonts w:ascii="Courier New" w:cs="Courier New" w:eastAsia="Courier New" w:hAnsi="Courier New"/>
          <w:b w:val="1"/>
          <w:i w:val="1"/>
          <w:color w:val="080808"/>
          <w:rtl w:val="0"/>
        </w:rPr>
        <w:t xml:space="preserve">{</w:t>
      </w:r>
    </w:p>
    <w:p w:rsidR="00000000" w:rsidDel="00000000" w:rsidP="00000000" w:rsidRDefault="00000000" w:rsidRPr="00000000" w14:paraId="00000124">
      <w:pPr>
        <w:shd w:fill="ffffff" w:val="clear"/>
        <w:rPr>
          <w:rFonts w:ascii="Courier New" w:cs="Courier New" w:eastAsia="Courier New" w:hAnsi="Courier New"/>
          <w:i w:val="1"/>
          <w:color w:val="067d17"/>
        </w:rPr>
      </w:pPr>
      <w:r w:rsidDel="00000000" w:rsidR="00000000" w:rsidRPr="00000000">
        <w:rPr>
          <w:rFonts w:ascii="Courier New" w:cs="Courier New" w:eastAsia="Courier New" w:hAnsi="Courier New"/>
          <w:b w:val="1"/>
          <w:i w:val="1"/>
          <w:color w:val="080808"/>
          <w:rtl w:val="0"/>
        </w:rPr>
        <w:t xml:space="preserve">   </w:t>
      </w:r>
      <w:r w:rsidDel="00000000" w:rsidR="00000000" w:rsidRPr="00000000">
        <w:rPr>
          <w:rFonts w:ascii="Courier New" w:cs="Courier New" w:eastAsia="Courier New" w:hAnsi="Courier New"/>
          <w:i w:val="1"/>
          <w:color w:val="080808"/>
          <w:rtl w:val="0"/>
        </w:rPr>
        <w:t xml:space="preserve">lombokVersion = </w:t>
      </w:r>
      <w:r w:rsidDel="00000000" w:rsidR="00000000" w:rsidRPr="00000000">
        <w:rPr>
          <w:rFonts w:ascii="Courier New" w:cs="Courier New" w:eastAsia="Courier New" w:hAnsi="Courier New"/>
          <w:i w:val="1"/>
          <w:color w:val="067d17"/>
          <w:rtl w:val="0"/>
        </w:rPr>
        <w:t xml:space="preserve">'1.18.36'</w:t>
      </w:r>
    </w:p>
    <w:p w:rsidR="00000000" w:rsidDel="00000000" w:rsidP="00000000" w:rsidRDefault="00000000" w:rsidRPr="00000000" w14:paraId="00000125">
      <w:pPr>
        <w:shd w:fill="ffffff" w:val="clear"/>
        <w:rPr>
          <w:rFonts w:ascii="Courier New" w:cs="Courier New" w:eastAsia="Courier New" w:hAnsi="Courier New"/>
          <w:i w:val="1"/>
          <w:color w:val="080808"/>
        </w:rPr>
      </w:pPr>
      <w:r w:rsidDel="00000000" w:rsidR="00000000" w:rsidRPr="00000000">
        <w:rPr>
          <w:rFonts w:ascii="Courier New" w:cs="Courier New" w:eastAsia="Courier New" w:hAnsi="Courier New"/>
          <w:b w:val="1"/>
          <w:i w:val="1"/>
          <w:color w:val="080808"/>
          <w:rtl w:val="0"/>
        </w:rPr>
        <w:t xml:space="preserve">}</w:t>
      </w:r>
      <w:r w:rsidDel="00000000" w:rsidR="00000000" w:rsidRPr="00000000">
        <w:rPr>
          <w:rtl w:val="0"/>
        </w:rPr>
      </w:r>
    </w:p>
    <w:p w:rsidR="00000000" w:rsidDel="00000000" w:rsidP="00000000" w:rsidRDefault="00000000" w:rsidRPr="00000000" w14:paraId="00000126">
      <w:pPr>
        <w:shd w:fill="ffffff" w:val="clear"/>
        <w:rPr>
          <w:rFonts w:ascii="Courier New" w:cs="Courier New" w:eastAsia="Courier New" w:hAnsi="Courier New"/>
          <w:i w:val="1"/>
          <w:color w:val="080808"/>
        </w:rPr>
      </w:pPr>
      <w:r w:rsidDel="00000000" w:rsidR="00000000" w:rsidRPr="00000000">
        <w:rPr>
          <w:rtl w:val="0"/>
        </w:rPr>
      </w:r>
    </w:p>
    <w:p w:rsidR="00000000" w:rsidDel="00000000" w:rsidP="00000000" w:rsidRDefault="00000000" w:rsidRPr="00000000" w14:paraId="00000127">
      <w:pPr>
        <w:shd w:fill="ffffff" w:val="clear"/>
        <w:rPr>
          <w:rFonts w:ascii="Courier New" w:cs="Courier New" w:eastAsia="Courier New" w:hAnsi="Courier New"/>
          <w:i w:val="1"/>
          <w:color w:val="067d17"/>
        </w:rPr>
      </w:pPr>
      <w:r w:rsidDel="00000000" w:rsidR="00000000" w:rsidRPr="00000000">
        <w:rPr>
          <w:rFonts w:ascii="Courier New" w:cs="Courier New" w:eastAsia="Courier New" w:hAnsi="Courier New"/>
          <w:i w:val="1"/>
          <w:color w:val="080808"/>
          <w:rtl w:val="0"/>
        </w:rPr>
        <w:t xml:space="preserve">compileOnly </w:t>
      </w:r>
      <w:r w:rsidDel="00000000" w:rsidR="00000000" w:rsidRPr="00000000">
        <w:rPr>
          <w:rFonts w:ascii="Courier New" w:cs="Courier New" w:eastAsia="Courier New" w:hAnsi="Courier New"/>
          <w:i w:val="1"/>
          <w:color w:val="067d17"/>
          <w:rtl w:val="0"/>
        </w:rPr>
        <w:t xml:space="preserve">"org.projectlombok:lombok:</w:t>
      </w:r>
      <w:r w:rsidDel="00000000" w:rsidR="00000000" w:rsidRPr="00000000">
        <w:rPr>
          <w:rFonts w:ascii="Courier New" w:cs="Courier New" w:eastAsia="Courier New" w:hAnsi="Courier New"/>
          <w:i w:val="1"/>
          <w:color w:val="080808"/>
          <w:rtl w:val="0"/>
        </w:rPr>
        <w:t xml:space="preserve">$</w:t>
      </w:r>
      <w:r w:rsidDel="00000000" w:rsidR="00000000" w:rsidRPr="00000000">
        <w:rPr>
          <w:rFonts w:ascii="Courier New" w:cs="Courier New" w:eastAsia="Courier New" w:hAnsi="Courier New"/>
          <w:b w:val="1"/>
          <w:i w:val="1"/>
          <w:color w:val="080808"/>
          <w:rtl w:val="0"/>
        </w:rPr>
        <w:t xml:space="preserve">{</w:t>
      </w:r>
      <w:r w:rsidDel="00000000" w:rsidR="00000000" w:rsidRPr="00000000">
        <w:rPr>
          <w:rFonts w:ascii="Courier New" w:cs="Courier New" w:eastAsia="Courier New" w:hAnsi="Courier New"/>
          <w:i w:val="1"/>
          <w:color w:val="080808"/>
          <w:rtl w:val="0"/>
        </w:rPr>
        <w:t xml:space="preserve">lombokVersion</w:t>
      </w:r>
      <w:r w:rsidDel="00000000" w:rsidR="00000000" w:rsidRPr="00000000">
        <w:rPr>
          <w:rFonts w:ascii="Courier New" w:cs="Courier New" w:eastAsia="Courier New" w:hAnsi="Courier New"/>
          <w:b w:val="1"/>
          <w:i w:val="1"/>
          <w:color w:val="080808"/>
          <w:rtl w:val="0"/>
        </w:rPr>
        <w:t xml:space="preserve">}</w:t>
      </w:r>
      <w:r w:rsidDel="00000000" w:rsidR="00000000" w:rsidRPr="00000000">
        <w:rPr>
          <w:rFonts w:ascii="Courier New" w:cs="Courier New" w:eastAsia="Courier New" w:hAnsi="Courier New"/>
          <w:i w:val="1"/>
          <w:color w:val="067d17"/>
          <w:rtl w:val="0"/>
        </w:rPr>
        <w:t xml:space="preserve">"</w:t>
      </w:r>
    </w:p>
    <w:p w:rsidR="00000000" w:rsidDel="00000000" w:rsidP="00000000" w:rsidRDefault="00000000" w:rsidRPr="00000000" w14:paraId="00000128">
      <w:pPr>
        <w:shd w:fill="ffffff" w:val="clear"/>
        <w:rPr>
          <w:rFonts w:ascii="Courier New" w:cs="Courier New" w:eastAsia="Courier New" w:hAnsi="Courier New"/>
          <w:i w:val="1"/>
          <w:color w:val="067d17"/>
        </w:rPr>
      </w:pPr>
      <w:r w:rsidDel="00000000" w:rsidR="00000000" w:rsidRPr="00000000">
        <w:rPr>
          <w:rFonts w:ascii="Courier New" w:cs="Courier New" w:eastAsia="Courier New" w:hAnsi="Courier New"/>
          <w:i w:val="1"/>
          <w:color w:val="080808"/>
          <w:rtl w:val="0"/>
        </w:rPr>
        <w:t xml:space="preserve">annotationProcessor </w:t>
      </w:r>
      <w:r w:rsidDel="00000000" w:rsidR="00000000" w:rsidRPr="00000000">
        <w:rPr>
          <w:rFonts w:ascii="Courier New" w:cs="Courier New" w:eastAsia="Courier New" w:hAnsi="Courier New"/>
          <w:i w:val="1"/>
          <w:color w:val="067d17"/>
          <w:rtl w:val="0"/>
        </w:rPr>
        <w:t xml:space="preserve">"org.projectlombok:lombok:</w:t>
      </w:r>
      <w:r w:rsidDel="00000000" w:rsidR="00000000" w:rsidRPr="00000000">
        <w:rPr>
          <w:rFonts w:ascii="Courier New" w:cs="Courier New" w:eastAsia="Courier New" w:hAnsi="Courier New"/>
          <w:i w:val="1"/>
          <w:color w:val="080808"/>
          <w:rtl w:val="0"/>
        </w:rPr>
        <w:t xml:space="preserve">$</w:t>
      </w:r>
      <w:r w:rsidDel="00000000" w:rsidR="00000000" w:rsidRPr="00000000">
        <w:rPr>
          <w:rFonts w:ascii="Courier New" w:cs="Courier New" w:eastAsia="Courier New" w:hAnsi="Courier New"/>
          <w:b w:val="1"/>
          <w:i w:val="1"/>
          <w:color w:val="080808"/>
          <w:rtl w:val="0"/>
        </w:rPr>
        <w:t xml:space="preserve">{</w:t>
      </w:r>
      <w:r w:rsidDel="00000000" w:rsidR="00000000" w:rsidRPr="00000000">
        <w:rPr>
          <w:rFonts w:ascii="Courier New" w:cs="Courier New" w:eastAsia="Courier New" w:hAnsi="Courier New"/>
          <w:i w:val="1"/>
          <w:color w:val="080808"/>
          <w:rtl w:val="0"/>
        </w:rPr>
        <w:t xml:space="preserve">lombokVersion</w:t>
      </w:r>
      <w:r w:rsidDel="00000000" w:rsidR="00000000" w:rsidRPr="00000000">
        <w:rPr>
          <w:rFonts w:ascii="Courier New" w:cs="Courier New" w:eastAsia="Courier New" w:hAnsi="Courier New"/>
          <w:b w:val="1"/>
          <w:i w:val="1"/>
          <w:color w:val="080808"/>
          <w:rtl w:val="0"/>
        </w:rPr>
        <w:t xml:space="preserve">}</w:t>
      </w:r>
      <w:r w:rsidDel="00000000" w:rsidR="00000000" w:rsidRPr="00000000">
        <w:rPr>
          <w:rFonts w:ascii="Courier New" w:cs="Courier New" w:eastAsia="Courier New" w:hAnsi="Courier New"/>
          <w:i w:val="1"/>
          <w:color w:val="067d17"/>
          <w:rtl w:val="0"/>
        </w:rPr>
        <w:t xml:space="preserve">"</w:t>
      </w:r>
    </w:p>
    <w:p w:rsidR="00000000" w:rsidDel="00000000" w:rsidP="00000000" w:rsidRDefault="00000000" w:rsidRPr="00000000" w14:paraId="00000129">
      <w:pPr>
        <w:shd w:fill="ffffff" w:val="clear"/>
        <w:rPr>
          <w:rFonts w:ascii="Courier New" w:cs="Courier New" w:eastAsia="Courier New" w:hAnsi="Courier New"/>
          <w:i w:val="1"/>
          <w:color w:val="067d17"/>
        </w:rPr>
      </w:pPr>
      <w:r w:rsidDel="00000000" w:rsidR="00000000" w:rsidRPr="00000000">
        <w:rPr>
          <w:rFonts w:ascii="Courier New" w:cs="Courier New" w:eastAsia="Courier New" w:hAnsi="Courier New"/>
          <w:i w:val="1"/>
          <w:color w:val="080808"/>
          <w:rtl w:val="0"/>
        </w:rPr>
        <w:t xml:space="preserve">testCompileOnly </w:t>
      </w:r>
      <w:r w:rsidDel="00000000" w:rsidR="00000000" w:rsidRPr="00000000">
        <w:rPr>
          <w:rFonts w:ascii="Courier New" w:cs="Courier New" w:eastAsia="Courier New" w:hAnsi="Courier New"/>
          <w:i w:val="1"/>
          <w:color w:val="067d17"/>
          <w:rtl w:val="0"/>
        </w:rPr>
        <w:t xml:space="preserve">"org.projectlombok:lombok:</w:t>
      </w:r>
      <w:r w:rsidDel="00000000" w:rsidR="00000000" w:rsidRPr="00000000">
        <w:rPr>
          <w:rFonts w:ascii="Courier New" w:cs="Courier New" w:eastAsia="Courier New" w:hAnsi="Courier New"/>
          <w:i w:val="1"/>
          <w:color w:val="080808"/>
          <w:rtl w:val="0"/>
        </w:rPr>
        <w:t xml:space="preserve">$</w:t>
      </w:r>
      <w:r w:rsidDel="00000000" w:rsidR="00000000" w:rsidRPr="00000000">
        <w:rPr>
          <w:rFonts w:ascii="Courier New" w:cs="Courier New" w:eastAsia="Courier New" w:hAnsi="Courier New"/>
          <w:b w:val="1"/>
          <w:i w:val="1"/>
          <w:color w:val="080808"/>
          <w:rtl w:val="0"/>
        </w:rPr>
        <w:t xml:space="preserve">{</w:t>
      </w:r>
      <w:r w:rsidDel="00000000" w:rsidR="00000000" w:rsidRPr="00000000">
        <w:rPr>
          <w:rFonts w:ascii="Courier New" w:cs="Courier New" w:eastAsia="Courier New" w:hAnsi="Courier New"/>
          <w:i w:val="1"/>
          <w:color w:val="080808"/>
          <w:rtl w:val="0"/>
        </w:rPr>
        <w:t xml:space="preserve">lombokVersion</w:t>
      </w:r>
      <w:r w:rsidDel="00000000" w:rsidR="00000000" w:rsidRPr="00000000">
        <w:rPr>
          <w:rFonts w:ascii="Courier New" w:cs="Courier New" w:eastAsia="Courier New" w:hAnsi="Courier New"/>
          <w:b w:val="1"/>
          <w:i w:val="1"/>
          <w:color w:val="080808"/>
          <w:rtl w:val="0"/>
        </w:rPr>
        <w:t xml:space="preserve">}</w:t>
      </w:r>
      <w:r w:rsidDel="00000000" w:rsidR="00000000" w:rsidRPr="00000000">
        <w:rPr>
          <w:rFonts w:ascii="Courier New" w:cs="Courier New" w:eastAsia="Courier New" w:hAnsi="Courier New"/>
          <w:i w:val="1"/>
          <w:color w:val="067d17"/>
          <w:rtl w:val="0"/>
        </w:rPr>
        <w:t xml:space="preserve">"</w:t>
      </w:r>
    </w:p>
    <w:p w:rsidR="00000000" w:rsidDel="00000000" w:rsidP="00000000" w:rsidRDefault="00000000" w:rsidRPr="00000000" w14:paraId="0000012A">
      <w:pPr>
        <w:shd w:fill="ffffff" w:val="clear"/>
        <w:rPr>
          <w:i w:val="1"/>
        </w:rPr>
      </w:pPr>
      <w:r w:rsidDel="00000000" w:rsidR="00000000" w:rsidRPr="00000000">
        <w:rPr>
          <w:rFonts w:ascii="Courier New" w:cs="Courier New" w:eastAsia="Courier New" w:hAnsi="Courier New"/>
          <w:i w:val="1"/>
          <w:color w:val="080808"/>
          <w:rtl w:val="0"/>
        </w:rPr>
        <w:t xml:space="preserve">testAnnotationProcessor </w:t>
      </w:r>
      <w:r w:rsidDel="00000000" w:rsidR="00000000" w:rsidRPr="00000000">
        <w:rPr>
          <w:rFonts w:ascii="Courier New" w:cs="Courier New" w:eastAsia="Courier New" w:hAnsi="Courier New"/>
          <w:i w:val="1"/>
          <w:color w:val="067d17"/>
          <w:rtl w:val="0"/>
        </w:rPr>
        <w:t xml:space="preserve">"org.projectlombok:lombok:</w:t>
      </w:r>
      <w:r w:rsidDel="00000000" w:rsidR="00000000" w:rsidRPr="00000000">
        <w:rPr>
          <w:rFonts w:ascii="Courier New" w:cs="Courier New" w:eastAsia="Courier New" w:hAnsi="Courier New"/>
          <w:i w:val="1"/>
          <w:color w:val="080808"/>
          <w:rtl w:val="0"/>
        </w:rPr>
        <w:t xml:space="preserve">$</w:t>
      </w:r>
      <w:r w:rsidDel="00000000" w:rsidR="00000000" w:rsidRPr="00000000">
        <w:rPr>
          <w:rFonts w:ascii="Courier New" w:cs="Courier New" w:eastAsia="Courier New" w:hAnsi="Courier New"/>
          <w:b w:val="1"/>
          <w:i w:val="1"/>
          <w:color w:val="080808"/>
          <w:rtl w:val="0"/>
        </w:rPr>
        <w:t xml:space="preserve">{</w:t>
      </w:r>
      <w:r w:rsidDel="00000000" w:rsidR="00000000" w:rsidRPr="00000000">
        <w:rPr>
          <w:rFonts w:ascii="Courier New" w:cs="Courier New" w:eastAsia="Courier New" w:hAnsi="Courier New"/>
          <w:i w:val="1"/>
          <w:color w:val="080808"/>
          <w:rtl w:val="0"/>
        </w:rPr>
        <w:t xml:space="preserve">lombokVersion</w:t>
      </w:r>
      <w:r w:rsidDel="00000000" w:rsidR="00000000" w:rsidRPr="00000000">
        <w:rPr>
          <w:rFonts w:ascii="Courier New" w:cs="Courier New" w:eastAsia="Courier New" w:hAnsi="Courier New"/>
          <w:b w:val="1"/>
          <w:i w:val="1"/>
          <w:color w:val="080808"/>
          <w:rtl w:val="0"/>
        </w:rPr>
        <w:t xml:space="preserve">}</w:t>
      </w:r>
      <w:r w:rsidDel="00000000" w:rsidR="00000000" w:rsidRPr="00000000">
        <w:rPr>
          <w:rFonts w:ascii="Courier New" w:cs="Courier New" w:eastAsia="Courier New" w:hAnsi="Courier New"/>
          <w:i w:val="1"/>
          <w:color w:val="067d17"/>
          <w:rtl w:val="0"/>
        </w:rPr>
        <w:t xml:space="preserve">"</w:t>
      </w:r>
      <w:r w:rsidDel="00000000" w:rsidR="00000000" w:rsidRPr="00000000">
        <w:rPr>
          <w:rtl w:val="0"/>
        </w:rPr>
      </w:r>
    </w:p>
    <w:p w:rsidR="00000000" w:rsidDel="00000000" w:rsidP="00000000" w:rsidRDefault="00000000" w:rsidRPr="00000000" w14:paraId="0000012B">
      <w:pPr>
        <w:rPr>
          <w:i w:val="1"/>
        </w:rPr>
      </w:pPr>
      <w:r w:rsidDel="00000000" w:rsidR="00000000" w:rsidRPr="00000000">
        <w:rPr>
          <w:rtl w:val="0"/>
        </w:rPr>
      </w:r>
    </w:p>
    <w:p w:rsidR="00000000" w:rsidDel="00000000" w:rsidP="00000000" w:rsidRDefault="00000000" w:rsidRPr="00000000" w14:paraId="0000012C">
      <w:pPr>
        <w:ind w:left="0" w:firstLine="0"/>
        <w:rPr/>
      </w:pPr>
      <w:r w:rsidDel="00000000" w:rsidR="00000000" w:rsidRPr="00000000">
        <w:rPr>
          <w:rtl w:val="0"/>
        </w:rPr>
        <w:t xml:space="preserve">В самом простом варианте с Lombok класс будет выглядеть так:</w:t>
      </w:r>
    </w:p>
    <w:p w:rsidR="00000000" w:rsidDel="00000000" w:rsidP="00000000" w:rsidRDefault="00000000" w:rsidRPr="00000000" w14:paraId="0000012D">
      <w:pPr>
        <w:shd w:fill="ffffff" w:val="clear"/>
        <w:rPr>
          <w:rFonts w:ascii="Courier New" w:cs="Courier New" w:eastAsia="Courier New" w:hAnsi="Courier New"/>
          <w:color w:val="9e880d"/>
        </w:rPr>
      </w:pPr>
      <w:r w:rsidDel="00000000" w:rsidR="00000000" w:rsidRPr="00000000">
        <w:rPr>
          <w:rFonts w:ascii="Courier New" w:cs="Courier New" w:eastAsia="Courier New" w:hAnsi="Courier New"/>
          <w:color w:val="9e880d"/>
          <w:rtl w:val="0"/>
        </w:rPr>
        <w:t xml:space="preserve">@Data</w:t>
      </w:r>
    </w:p>
    <w:p w:rsidR="00000000" w:rsidDel="00000000" w:rsidP="00000000" w:rsidRDefault="00000000" w:rsidRPr="00000000" w14:paraId="0000012E">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033b3"/>
          <w:rtl w:val="0"/>
        </w:rPr>
        <w:t xml:space="preserve">public class </w:t>
      </w:r>
      <w:r w:rsidDel="00000000" w:rsidR="00000000" w:rsidRPr="00000000">
        <w:rPr>
          <w:rFonts w:ascii="Courier New" w:cs="Courier New" w:eastAsia="Courier New" w:hAnsi="Courier New"/>
          <w:rtl w:val="0"/>
        </w:rPr>
        <w:t xml:space="preserve">User </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2F">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033b3"/>
          <w:rtl w:val="0"/>
        </w:rPr>
        <w:t xml:space="preserve">private int </w:t>
      </w:r>
      <w:r w:rsidDel="00000000" w:rsidR="00000000" w:rsidRPr="00000000">
        <w:rPr>
          <w:rFonts w:ascii="Courier New" w:cs="Courier New" w:eastAsia="Courier New" w:hAnsi="Courier New"/>
          <w:color w:val="871094"/>
          <w:rtl w:val="0"/>
        </w:rPr>
        <w:t xml:space="preserve">id</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30">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033b3"/>
          <w:rtl w:val="0"/>
        </w:rPr>
        <w:t xml:space="preserve">private </w:t>
      </w:r>
      <w:r w:rsidDel="00000000" w:rsidR="00000000" w:rsidRPr="00000000">
        <w:rPr>
          <w:rFonts w:ascii="Courier New" w:cs="Courier New" w:eastAsia="Courier New" w:hAnsi="Courier New"/>
          <w:rtl w:val="0"/>
        </w:rPr>
        <w:t xml:space="preserve">String </w:t>
      </w:r>
      <w:r w:rsidDel="00000000" w:rsidR="00000000" w:rsidRPr="00000000">
        <w:rPr>
          <w:rFonts w:ascii="Courier New" w:cs="Courier New" w:eastAsia="Courier New" w:hAnsi="Courier New"/>
          <w:color w:val="871094"/>
          <w:rtl w:val="0"/>
        </w:rPr>
        <w:t xml:space="preserve">username</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31">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033b3"/>
          <w:rtl w:val="0"/>
        </w:rPr>
        <w:t xml:space="preserve">private </w:t>
      </w:r>
      <w:r w:rsidDel="00000000" w:rsidR="00000000" w:rsidRPr="00000000">
        <w:rPr>
          <w:rFonts w:ascii="Courier New" w:cs="Courier New" w:eastAsia="Courier New" w:hAnsi="Courier New"/>
          <w:rtl w:val="0"/>
        </w:rPr>
        <w:t xml:space="preserve">String </w:t>
      </w:r>
      <w:r w:rsidDel="00000000" w:rsidR="00000000" w:rsidRPr="00000000">
        <w:rPr>
          <w:rFonts w:ascii="Courier New" w:cs="Courier New" w:eastAsia="Courier New" w:hAnsi="Courier New"/>
          <w:color w:val="871094"/>
          <w:rtl w:val="0"/>
        </w:rPr>
        <w:t xml:space="preserve">firstName</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32">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033b3"/>
          <w:rtl w:val="0"/>
        </w:rPr>
        <w:t xml:space="preserve">private </w:t>
      </w:r>
      <w:r w:rsidDel="00000000" w:rsidR="00000000" w:rsidRPr="00000000">
        <w:rPr>
          <w:rFonts w:ascii="Courier New" w:cs="Courier New" w:eastAsia="Courier New" w:hAnsi="Courier New"/>
          <w:rtl w:val="0"/>
        </w:rPr>
        <w:t xml:space="preserve">String </w:t>
      </w:r>
      <w:r w:rsidDel="00000000" w:rsidR="00000000" w:rsidRPr="00000000">
        <w:rPr>
          <w:rFonts w:ascii="Courier New" w:cs="Courier New" w:eastAsia="Courier New" w:hAnsi="Courier New"/>
          <w:color w:val="871094"/>
          <w:rtl w:val="0"/>
        </w:rPr>
        <w:t xml:space="preserve">lastName</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33">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033b3"/>
          <w:rtl w:val="0"/>
        </w:rPr>
        <w:t xml:space="preserve">private </w:t>
      </w:r>
      <w:r w:rsidDel="00000000" w:rsidR="00000000" w:rsidRPr="00000000">
        <w:rPr>
          <w:rFonts w:ascii="Courier New" w:cs="Courier New" w:eastAsia="Courier New" w:hAnsi="Courier New"/>
          <w:rtl w:val="0"/>
        </w:rPr>
        <w:t xml:space="preserve">String </w:t>
      </w:r>
      <w:r w:rsidDel="00000000" w:rsidR="00000000" w:rsidRPr="00000000">
        <w:rPr>
          <w:rFonts w:ascii="Courier New" w:cs="Courier New" w:eastAsia="Courier New" w:hAnsi="Courier New"/>
          <w:color w:val="871094"/>
          <w:rtl w:val="0"/>
        </w:rPr>
        <w:t xml:space="preserve">email</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34">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033b3"/>
          <w:rtl w:val="0"/>
        </w:rPr>
        <w:t xml:space="preserve">private </w:t>
      </w:r>
      <w:r w:rsidDel="00000000" w:rsidR="00000000" w:rsidRPr="00000000">
        <w:rPr>
          <w:rFonts w:ascii="Courier New" w:cs="Courier New" w:eastAsia="Courier New" w:hAnsi="Courier New"/>
          <w:rtl w:val="0"/>
        </w:rPr>
        <w:t xml:space="preserve">String </w:t>
      </w:r>
      <w:r w:rsidDel="00000000" w:rsidR="00000000" w:rsidRPr="00000000">
        <w:rPr>
          <w:rFonts w:ascii="Courier New" w:cs="Courier New" w:eastAsia="Courier New" w:hAnsi="Courier New"/>
          <w:color w:val="871094"/>
          <w:rtl w:val="0"/>
        </w:rPr>
        <w:t xml:space="preserve">password</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35">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033b3"/>
          <w:rtl w:val="0"/>
        </w:rPr>
        <w:t xml:space="preserve">private </w:t>
      </w:r>
      <w:r w:rsidDel="00000000" w:rsidR="00000000" w:rsidRPr="00000000">
        <w:rPr>
          <w:rFonts w:ascii="Courier New" w:cs="Courier New" w:eastAsia="Courier New" w:hAnsi="Courier New"/>
          <w:rtl w:val="0"/>
        </w:rPr>
        <w:t xml:space="preserve">String </w:t>
      </w:r>
      <w:r w:rsidDel="00000000" w:rsidR="00000000" w:rsidRPr="00000000">
        <w:rPr>
          <w:rFonts w:ascii="Courier New" w:cs="Courier New" w:eastAsia="Courier New" w:hAnsi="Courier New"/>
          <w:color w:val="871094"/>
          <w:rtl w:val="0"/>
        </w:rPr>
        <w:t xml:space="preserve">phone</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36">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033b3"/>
          <w:rtl w:val="0"/>
        </w:rPr>
        <w:t xml:space="preserve">private int </w:t>
      </w:r>
      <w:r w:rsidDel="00000000" w:rsidR="00000000" w:rsidRPr="00000000">
        <w:rPr>
          <w:rFonts w:ascii="Courier New" w:cs="Courier New" w:eastAsia="Courier New" w:hAnsi="Courier New"/>
          <w:color w:val="871094"/>
          <w:rtl w:val="0"/>
        </w:rPr>
        <w:t xml:space="preserve">userStatus</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37">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38">
      <w:pPr>
        <w:shd w:fill="ffffff" w:val="clear"/>
        <w:rPr>
          <w:rFonts w:ascii="Courier New" w:cs="Courier New" w:eastAsia="Courier New" w:hAnsi="Courier New"/>
          <w:color w:val="080808"/>
        </w:rPr>
      </w:pPr>
      <w:r w:rsidDel="00000000" w:rsidR="00000000" w:rsidRPr="00000000">
        <w:rPr>
          <w:rtl w:val="0"/>
        </w:rPr>
      </w:r>
    </w:p>
    <w:p w:rsidR="00000000" w:rsidDel="00000000" w:rsidP="00000000" w:rsidRDefault="00000000" w:rsidRPr="00000000" w14:paraId="00000139">
      <w:pPr>
        <w:rPr>
          <w:i w:val="1"/>
        </w:rPr>
      </w:pPr>
      <w:r w:rsidDel="00000000" w:rsidR="00000000" w:rsidRPr="00000000">
        <w:rPr>
          <w:i w:val="1"/>
          <w:rtl w:val="0"/>
        </w:rPr>
        <w:t xml:space="preserve">Задание со звездочкой: исправьте поле userStatus - на самом деле оно должно быть не типом int, а Enum UserStatus со значениями: ACTIVE(0), INACTIVE(1), SUSPENDED(2);</w:t>
      </w:r>
    </w:p>
    <w:p w:rsidR="00000000" w:rsidDel="00000000" w:rsidP="00000000" w:rsidRDefault="00000000" w:rsidRPr="00000000" w14:paraId="0000013A">
      <w:pPr>
        <w:numPr>
          <w:ilvl w:val="0"/>
          <w:numId w:val="10"/>
        </w:numPr>
        <w:ind w:left="720" w:hanging="360"/>
        <w:rPr/>
      </w:pPr>
      <w:r w:rsidDel="00000000" w:rsidR="00000000" w:rsidRPr="00000000">
        <w:rPr>
          <w:rtl w:val="0"/>
        </w:rPr>
        <w:t xml:space="preserve">Теперь давайте напишем аналогичные нашим первым тесты на User, но используя уже контроллер:</w:t>
      </w:r>
    </w:p>
    <w:p w:rsidR="00000000" w:rsidDel="00000000" w:rsidP="00000000" w:rsidRDefault="00000000" w:rsidRPr="00000000" w14:paraId="0000013B">
      <w:pPr>
        <w:rPr/>
      </w:pPr>
      <w:r w:rsidDel="00000000" w:rsidR="00000000" w:rsidRPr="00000000">
        <w:rPr>
          <w:rtl w:val="0"/>
        </w:rPr>
        <w:t xml:space="preserve">Пример получившегося теста:</w:t>
      </w:r>
    </w:p>
    <w:p w:rsidR="00000000" w:rsidDel="00000000" w:rsidP="00000000" w:rsidRDefault="00000000" w:rsidRPr="00000000" w14:paraId="0000013C">
      <w:pPr>
        <w:shd w:fill="ffffff" w:val="clear"/>
        <w:rPr>
          <w:rFonts w:ascii="Courier New" w:cs="Courier New" w:eastAsia="Courier New" w:hAnsi="Courier New"/>
          <w:color w:val="9e880d"/>
        </w:rPr>
      </w:pPr>
      <w:r w:rsidDel="00000000" w:rsidR="00000000" w:rsidRPr="00000000">
        <w:rPr>
          <w:rFonts w:ascii="Courier New" w:cs="Courier New" w:eastAsia="Courier New" w:hAnsi="Courier New"/>
          <w:color w:val="9e880d"/>
          <w:rtl w:val="0"/>
        </w:rPr>
        <w:t xml:space="preserve">@Test</w:t>
      </w:r>
    </w:p>
    <w:p w:rsidR="00000000" w:rsidDel="00000000" w:rsidP="00000000" w:rsidRDefault="00000000" w:rsidRPr="00000000" w14:paraId="0000013D">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033b3"/>
          <w:rtl w:val="0"/>
        </w:rPr>
        <w:t xml:space="preserve">void </w:t>
      </w:r>
      <w:r w:rsidDel="00000000" w:rsidR="00000000" w:rsidRPr="00000000">
        <w:rPr>
          <w:rFonts w:ascii="Courier New" w:cs="Courier New" w:eastAsia="Courier New" w:hAnsi="Courier New"/>
          <w:color w:val="00627a"/>
          <w:rtl w:val="0"/>
        </w:rPr>
        <w:t xml:space="preserve">createUserControllerTest</w:t>
      </w:r>
      <w:r w:rsidDel="00000000" w:rsidR="00000000" w:rsidRPr="00000000">
        <w:rPr>
          <w:rFonts w:ascii="Courier New" w:cs="Courier New" w:eastAsia="Courier New" w:hAnsi="Courier New"/>
          <w:color w:val="080808"/>
          <w:rtl w:val="0"/>
        </w:rPr>
        <w:t xml:space="preserve">() {</w:t>
      </w:r>
    </w:p>
    <w:p w:rsidR="00000000" w:rsidDel="00000000" w:rsidP="00000000" w:rsidRDefault="00000000" w:rsidRPr="00000000" w14:paraId="0000013E">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User user </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033b3"/>
          <w:rtl w:val="0"/>
        </w:rPr>
        <w:t xml:space="preserve">new </w:t>
      </w:r>
      <w:r w:rsidDel="00000000" w:rsidR="00000000" w:rsidRPr="00000000">
        <w:rPr>
          <w:rFonts w:ascii="Courier New" w:cs="Courier New" w:eastAsia="Courier New" w:hAnsi="Courier New"/>
          <w:color w:val="080808"/>
          <w:rtl w:val="0"/>
        </w:rPr>
        <w:t xml:space="preserve">User(</w:t>
      </w:r>
      <w:r w:rsidDel="00000000" w:rsidR="00000000" w:rsidRPr="00000000">
        <w:rPr>
          <w:rFonts w:ascii="Courier New" w:cs="Courier New" w:eastAsia="Courier New" w:hAnsi="Courier New"/>
          <w:color w:val="1750eb"/>
          <w:rtl w:val="0"/>
        </w:rPr>
        <w:t xml:space="preserve">0</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3F">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67d17"/>
          <w:rtl w:val="0"/>
        </w:rPr>
        <w:t xml:space="preserve">"username"</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40">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67d17"/>
          <w:rtl w:val="0"/>
        </w:rPr>
        <w:t xml:space="preserve">"firstName"</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41">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67d17"/>
          <w:rtl w:val="0"/>
        </w:rPr>
        <w:t xml:space="preserve">"lastName"</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42">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67d17"/>
          <w:rtl w:val="0"/>
        </w:rPr>
        <w:t xml:space="preserve">"email"</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43">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67d17"/>
          <w:rtl w:val="0"/>
        </w:rPr>
        <w:t xml:space="preserve">"password"</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44">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67d17"/>
          <w:rtl w:val="0"/>
        </w:rPr>
        <w:t xml:space="preserve">"phone"</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45">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1750eb"/>
          <w:rtl w:val="0"/>
        </w:rPr>
        <w:t xml:space="preserve">0</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46">
      <w:pPr>
        <w:shd w:fill="ffffff" w:val="clear"/>
        <w:rPr>
          <w:rFonts w:ascii="Courier New" w:cs="Courier New" w:eastAsia="Courier New" w:hAnsi="Courier New"/>
          <w:color w:val="080808"/>
        </w:rPr>
      </w:pPr>
      <w:r w:rsidDel="00000000" w:rsidR="00000000" w:rsidRPr="00000000">
        <w:rPr>
          <w:rtl w:val="0"/>
        </w:rPr>
      </w:r>
    </w:p>
    <w:p w:rsidR="00000000" w:rsidDel="00000000" w:rsidP="00000000" w:rsidRDefault="00000000" w:rsidRPr="00000000" w14:paraId="00000147">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Response response </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871094"/>
          <w:rtl w:val="0"/>
        </w:rPr>
        <w:t xml:space="preserve">userController</w:t>
      </w:r>
      <w:r w:rsidDel="00000000" w:rsidR="00000000" w:rsidRPr="00000000">
        <w:rPr>
          <w:rFonts w:ascii="Courier New" w:cs="Courier New" w:eastAsia="Courier New" w:hAnsi="Courier New"/>
          <w:color w:val="080808"/>
          <w:rtl w:val="0"/>
        </w:rPr>
        <w:t xml:space="preserve">.createUser(</w:t>
      </w:r>
      <w:r w:rsidDel="00000000" w:rsidR="00000000" w:rsidRPr="00000000">
        <w:rPr>
          <w:rFonts w:ascii="Courier New" w:cs="Courier New" w:eastAsia="Courier New" w:hAnsi="Courier New"/>
          <w:rtl w:val="0"/>
        </w:rPr>
        <w:t xml:space="preserve">user</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48">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AddUserResponse createdUserResponse </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response</w:t>
      </w:r>
      <w:r w:rsidDel="00000000" w:rsidR="00000000" w:rsidRPr="00000000">
        <w:rPr>
          <w:rFonts w:ascii="Courier New" w:cs="Courier New" w:eastAsia="Courier New" w:hAnsi="Courier New"/>
          <w:color w:val="080808"/>
          <w:rtl w:val="0"/>
        </w:rPr>
        <w:t xml:space="preserve">.as(</w:t>
      </w:r>
      <w:r w:rsidDel="00000000" w:rsidR="00000000" w:rsidRPr="00000000">
        <w:rPr>
          <w:rFonts w:ascii="Courier New" w:cs="Courier New" w:eastAsia="Courier New" w:hAnsi="Courier New"/>
          <w:rtl w:val="0"/>
        </w:rPr>
        <w:t xml:space="preserve">AddUserResponse</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0033b3"/>
          <w:rtl w:val="0"/>
        </w:rPr>
        <w:t xml:space="preserve">class</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49">
      <w:pPr>
        <w:shd w:fill="ffffff" w:val="clear"/>
        <w:rPr>
          <w:rFonts w:ascii="Courier New" w:cs="Courier New" w:eastAsia="Courier New" w:hAnsi="Courier New"/>
          <w:color w:val="080808"/>
        </w:rPr>
      </w:pPr>
      <w:r w:rsidDel="00000000" w:rsidR="00000000" w:rsidRPr="00000000">
        <w:rPr>
          <w:rtl w:val="0"/>
        </w:rPr>
      </w:r>
    </w:p>
    <w:p w:rsidR="00000000" w:rsidDel="00000000" w:rsidP="00000000" w:rsidRDefault="00000000" w:rsidRPr="00000000" w14:paraId="0000014A">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Assertions</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i w:val="1"/>
          <w:color w:val="080808"/>
          <w:rtl w:val="0"/>
        </w:rPr>
        <w:t xml:space="preserve">assertEquals</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1750eb"/>
          <w:rtl w:val="0"/>
        </w:rPr>
        <w:t xml:space="preserve">200</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response</w:t>
      </w:r>
      <w:r w:rsidDel="00000000" w:rsidR="00000000" w:rsidRPr="00000000">
        <w:rPr>
          <w:rFonts w:ascii="Courier New" w:cs="Courier New" w:eastAsia="Courier New" w:hAnsi="Courier New"/>
          <w:color w:val="080808"/>
          <w:rtl w:val="0"/>
        </w:rPr>
        <w:t xml:space="preserve">.statusCode());</w:t>
      </w:r>
    </w:p>
    <w:p w:rsidR="00000000" w:rsidDel="00000000" w:rsidP="00000000" w:rsidRDefault="00000000" w:rsidRPr="00000000" w14:paraId="0000014B">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Assertions</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i w:val="1"/>
          <w:color w:val="080808"/>
          <w:rtl w:val="0"/>
        </w:rPr>
        <w:t xml:space="preserve">assertEquals</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1750eb"/>
          <w:rtl w:val="0"/>
        </w:rPr>
        <w:t xml:space="preserve">200</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createdUserResponse</w:t>
      </w:r>
      <w:r w:rsidDel="00000000" w:rsidR="00000000" w:rsidRPr="00000000">
        <w:rPr>
          <w:rFonts w:ascii="Courier New" w:cs="Courier New" w:eastAsia="Courier New" w:hAnsi="Courier New"/>
          <w:color w:val="080808"/>
          <w:rtl w:val="0"/>
        </w:rPr>
        <w:t xml:space="preserve">.getCode());</w:t>
      </w:r>
    </w:p>
    <w:p w:rsidR="00000000" w:rsidDel="00000000" w:rsidP="00000000" w:rsidRDefault="00000000" w:rsidRPr="00000000" w14:paraId="0000014C">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Assertions</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i w:val="1"/>
          <w:color w:val="080808"/>
          <w:rtl w:val="0"/>
        </w:rPr>
        <w:t xml:space="preserve">assertEquals</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067d17"/>
          <w:rtl w:val="0"/>
        </w:rPr>
        <w:t xml:space="preserve">"unknown"</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createdUserResponse</w:t>
      </w:r>
      <w:r w:rsidDel="00000000" w:rsidR="00000000" w:rsidRPr="00000000">
        <w:rPr>
          <w:rFonts w:ascii="Courier New" w:cs="Courier New" w:eastAsia="Courier New" w:hAnsi="Courier New"/>
          <w:color w:val="080808"/>
          <w:rtl w:val="0"/>
        </w:rPr>
        <w:t xml:space="preserve">.getType());</w:t>
      </w:r>
    </w:p>
    <w:p w:rsidR="00000000" w:rsidDel="00000000" w:rsidP="00000000" w:rsidRDefault="00000000" w:rsidRPr="00000000" w14:paraId="0000014D">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Assertions</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i w:val="1"/>
          <w:color w:val="080808"/>
          <w:rtl w:val="0"/>
        </w:rPr>
        <w:t xml:space="preserve">assertFalse</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rtl w:val="0"/>
        </w:rPr>
        <w:t xml:space="preserve">createdUserResponse</w:t>
      </w:r>
      <w:r w:rsidDel="00000000" w:rsidR="00000000" w:rsidRPr="00000000">
        <w:rPr>
          <w:rFonts w:ascii="Courier New" w:cs="Courier New" w:eastAsia="Courier New" w:hAnsi="Courier New"/>
          <w:color w:val="080808"/>
          <w:rtl w:val="0"/>
        </w:rPr>
        <w:t xml:space="preserve">.getMessage().isEmpty());</w:t>
      </w:r>
    </w:p>
    <w:p w:rsidR="00000000" w:rsidDel="00000000" w:rsidP="00000000" w:rsidRDefault="00000000" w:rsidRPr="00000000" w14:paraId="0000014E">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4F">
      <w:pPr>
        <w:rPr/>
      </w:pPr>
      <w:r w:rsidDel="00000000" w:rsidR="00000000" w:rsidRPr="00000000">
        <w:rPr>
          <w:rtl w:val="0"/>
        </w:rPr>
        <w:t xml:space="preserve">Уже лучше? В качестве домашнего задания реализуйте тесты на PUT, GET, DELETE методы.</w:t>
      </w:r>
    </w:p>
    <w:p w:rsidR="00000000" w:rsidDel="00000000" w:rsidP="00000000" w:rsidRDefault="00000000" w:rsidRPr="00000000" w14:paraId="00000150">
      <w:pPr>
        <w:numPr>
          <w:ilvl w:val="0"/>
          <w:numId w:val="10"/>
        </w:numPr>
        <w:ind w:left="720" w:hanging="360"/>
        <w:rPr>
          <w:u w:val="none"/>
        </w:rPr>
      </w:pPr>
      <w:r w:rsidDel="00000000" w:rsidR="00000000" w:rsidRPr="00000000">
        <w:rPr>
          <w:rtl w:val="0"/>
        </w:rPr>
        <w:t xml:space="preserve">Запустите данный тест, оказалось что он упал с ошибкой: Cannot serialize object because no JSON serializer found in classpath. Please put Jackson (Databind), Gson, Johnzon, or Yasson in the classpath. Чтобы исправить ее можно добавить любую из перечисленных зависимостей. Давайте добавим библиотеку Jackson, также я работал и с Gson. </w:t>
      </w:r>
      <w:hyperlink r:id="rId47">
        <w:r w:rsidDel="00000000" w:rsidR="00000000" w:rsidRPr="00000000">
          <w:rPr>
            <w:color w:val="1155cc"/>
            <w:u w:val="single"/>
            <w:rtl w:val="0"/>
          </w:rPr>
          <w:t xml:space="preserve">https://mvnrepository.com/artifact/com.fasterxml.jackson.core/jackson-databind</w:t>
        </w:r>
      </w:hyperlink>
      <w:r w:rsidDel="00000000" w:rsidR="00000000" w:rsidRPr="00000000">
        <w:rPr>
          <w:rtl w:val="0"/>
        </w:rPr>
        <w:t xml:space="preserve"> </w:t>
      </w:r>
    </w:p>
    <w:p w:rsidR="00000000" w:rsidDel="00000000" w:rsidP="00000000" w:rsidRDefault="00000000" w:rsidRPr="00000000" w14:paraId="00000151">
      <w:pPr>
        <w:numPr>
          <w:ilvl w:val="0"/>
          <w:numId w:val="10"/>
        </w:numPr>
        <w:ind w:left="720" w:hanging="360"/>
        <w:rPr>
          <w:u w:val="none"/>
        </w:rPr>
      </w:pPr>
      <w:r w:rsidDel="00000000" w:rsidR="00000000" w:rsidRPr="00000000">
        <w:rPr>
          <w:rtl w:val="0"/>
        </w:rPr>
        <w:t xml:space="preserve">Ура, тест работает! Можно создавать коммит, мержить, все дела.</w:t>
      </w:r>
    </w:p>
    <w:p w:rsidR="00000000" w:rsidDel="00000000" w:rsidP="00000000" w:rsidRDefault="00000000" w:rsidRPr="00000000" w14:paraId="00000152">
      <w:pPr>
        <w:rPr>
          <w:i w:val="1"/>
        </w:rPr>
      </w:pPr>
      <w:r w:rsidDel="00000000" w:rsidR="00000000" w:rsidRPr="00000000">
        <w:rPr>
          <w:i w:val="1"/>
          <w:rtl w:val="0"/>
        </w:rPr>
        <w:t xml:space="preserve">Также здесь есть вариант вместо конструктора для создания объекта User использовать паттерн Builder. Его легко добавить с помощью аннотации Lombok @Builder.</w:t>
      </w:r>
    </w:p>
    <w:p w:rsidR="00000000" w:rsidDel="00000000" w:rsidP="00000000" w:rsidRDefault="00000000" w:rsidRPr="00000000" w14:paraId="00000153">
      <w:pPr>
        <w:rPr>
          <w:i w:val="1"/>
        </w:rPr>
      </w:pPr>
      <w:r w:rsidDel="00000000" w:rsidR="00000000" w:rsidRPr="00000000">
        <w:rPr>
          <w:i w:val="1"/>
          <w:rtl w:val="0"/>
        </w:rPr>
        <w:t xml:space="preserve">Так будет выглядеть наш объект:</w:t>
      </w:r>
    </w:p>
    <w:p w:rsidR="00000000" w:rsidDel="00000000" w:rsidP="00000000" w:rsidRDefault="00000000" w:rsidRPr="00000000" w14:paraId="00000154">
      <w:pPr>
        <w:shd w:fill="ffffff" w:val="clear"/>
        <w:rPr>
          <w:rFonts w:ascii="Courier New" w:cs="Courier New" w:eastAsia="Courier New" w:hAnsi="Courier New"/>
          <w:i w:val="1"/>
          <w:color w:val="080808"/>
        </w:rPr>
      </w:pPr>
      <w:r w:rsidDel="00000000" w:rsidR="00000000" w:rsidRPr="00000000">
        <w:rPr>
          <w:rFonts w:ascii="Courier New" w:cs="Courier New" w:eastAsia="Courier New" w:hAnsi="Courier New"/>
          <w:i w:val="1"/>
          <w:rtl w:val="0"/>
        </w:rPr>
        <w:t xml:space="preserve">User </w:t>
      </w:r>
      <w:r w:rsidDel="00000000" w:rsidR="00000000" w:rsidRPr="00000000">
        <w:rPr>
          <w:rFonts w:ascii="Courier New" w:cs="Courier New" w:eastAsia="Courier New" w:hAnsi="Courier New"/>
          <w:i w:val="1"/>
          <w:color w:val="080808"/>
          <w:rtl w:val="0"/>
        </w:rPr>
        <w:t xml:space="preserve">userBuilder</w:t>
      </w:r>
      <w:r w:rsidDel="00000000" w:rsidR="00000000" w:rsidRPr="00000000">
        <w:rPr>
          <w:rFonts w:ascii="Courier New" w:cs="Courier New" w:eastAsia="Courier New" w:hAnsi="Courier New"/>
          <w:i w:val="1"/>
          <w:color w:val="080808"/>
          <w:rtl w:val="0"/>
        </w:rPr>
        <w:t xml:space="preserve"> = </w:t>
      </w:r>
      <w:r w:rsidDel="00000000" w:rsidR="00000000" w:rsidRPr="00000000">
        <w:rPr>
          <w:rFonts w:ascii="Courier New" w:cs="Courier New" w:eastAsia="Courier New" w:hAnsi="Courier New"/>
          <w:i w:val="1"/>
          <w:rtl w:val="0"/>
        </w:rPr>
        <w:t xml:space="preserve">User</w:t>
      </w:r>
      <w:r w:rsidDel="00000000" w:rsidR="00000000" w:rsidRPr="00000000">
        <w:rPr>
          <w:rFonts w:ascii="Courier New" w:cs="Courier New" w:eastAsia="Courier New" w:hAnsi="Courier New"/>
          <w:i w:val="1"/>
          <w:color w:val="080808"/>
          <w:rtl w:val="0"/>
        </w:rPr>
        <w:t xml:space="preserve">.builder()</w:t>
      </w:r>
    </w:p>
    <w:p w:rsidR="00000000" w:rsidDel="00000000" w:rsidP="00000000" w:rsidRDefault="00000000" w:rsidRPr="00000000" w14:paraId="00000155">
      <w:pPr>
        <w:shd w:fill="ffffff" w:val="clear"/>
        <w:rPr>
          <w:rFonts w:ascii="Courier New" w:cs="Courier New" w:eastAsia="Courier New" w:hAnsi="Courier New"/>
          <w:i w:val="1"/>
          <w:color w:val="080808"/>
        </w:rPr>
      </w:pPr>
      <w:r w:rsidDel="00000000" w:rsidR="00000000" w:rsidRPr="00000000">
        <w:rPr>
          <w:rFonts w:ascii="Courier New" w:cs="Courier New" w:eastAsia="Courier New" w:hAnsi="Courier New"/>
          <w:i w:val="1"/>
          <w:color w:val="080808"/>
          <w:rtl w:val="0"/>
        </w:rPr>
        <w:t xml:space="preserve">       .username(</w:t>
      </w:r>
      <w:r w:rsidDel="00000000" w:rsidR="00000000" w:rsidRPr="00000000">
        <w:rPr>
          <w:rFonts w:ascii="Courier New" w:cs="Courier New" w:eastAsia="Courier New" w:hAnsi="Courier New"/>
          <w:i w:val="1"/>
          <w:color w:val="067d17"/>
          <w:rtl w:val="0"/>
        </w:rPr>
        <w:t xml:space="preserve">"username"</w:t>
      </w:r>
      <w:r w:rsidDel="00000000" w:rsidR="00000000" w:rsidRPr="00000000">
        <w:rPr>
          <w:rFonts w:ascii="Courier New" w:cs="Courier New" w:eastAsia="Courier New" w:hAnsi="Courier New"/>
          <w:i w:val="1"/>
          <w:color w:val="080808"/>
          <w:rtl w:val="0"/>
        </w:rPr>
        <w:t xml:space="preserve">)</w:t>
      </w:r>
    </w:p>
    <w:p w:rsidR="00000000" w:rsidDel="00000000" w:rsidP="00000000" w:rsidRDefault="00000000" w:rsidRPr="00000000" w14:paraId="00000156">
      <w:pPr>
        <w:shd w:fill="ffffff" w:val="clear"/>
        <w:rPr>
          <w:rFonts w:ascii="Courier New" w:cs="Courier New" w:eastAsia="Courier New" w:hAnsi="Courier New"/>
          <w:i w:val="1"/>
          <w:color w:val="080808"/>
        </w:rPr>
      </w:pPr>
      <w:r w:rsidDel="00000000" w:rsidR="00000000" w:rsidRPr="00000000">
        <w:rPr>
          <w:rFonts w:ascii="Courier New" w:cs="Courier New" w:eastAsia="Courier New" w:hAnsi="Courier New"/>
          <w:i w:val="1"/>
          <w:color w:val="080808"/>
          <w:rtl w:val="0"/>
        </w:rPr>
        <w:t xml:space="preserve">       .firstName(</w:t>
      </w:r>
      <w:r w:rsidDel="00000000" w:rsidR="00000000" w:rsidRPr="00000000">
        <w:rPr>
          <w:rFonts w:ascii="Courier New" w:cs="Courier New" w:eastAsia="Courier New" w:hAnsi="Courier New"/>
          <w:i w:val="1"/>
          <w:color w:val="067d17"/>
          <w:rtl w:val="0"/>
        </w:rPr>
        <w:t xml:space="preserve">"firstName"</w:t>
      </w:r>
      <w:r w:rsidDel="00000000" w:rsidR="00000000" w:rsidRPr="00000000">
        <w:rPr>
          <w:rFonts w:ascii="Courier New" w:cs="Courier New" w:eastAsia="Courier New" w:hAnsi="Courier New"/>
          <w:i w:val="1"/>
          <w:color w:val="080808"/>
          <w:rtl w:val="0"/>
        </w:rPr>
        <w:t xml:space="preserve">)</w:t>
      </w:r>
    </w:p>
    <w:p w:rsidR="00000000" w:rsidDel="00000000" w:rsidP="00000000" w:rsidRDefault="00000000" w:rsidRPr="00000000" w14:paraId="00000157">
      <w:pPr>
        <w:shd w:fill="ffffff" w:val="clear"/>
        <w:rPr>
          <w:rFonts w:ascii="Courier New" w:cs="Courier New" w:eastAsia="Courier New" w:hAnsi="Courier New"/>
          <w:i w:val="1"/>
          <w:color w:val="080808"/>
        </w:rPr>
      </w:pPr>
      <w:r w:rsidDel="00000000" w:rsidR="00000000" w:rsidRPr="00000000">
        <w:rPr>
          <w:rFonts w:ascii="Courier New" w:cs="Courier New" w:eastAsia="Courier New" w:hAnsi="Courier New"/>
          <w:i w:val="1"/>
          <w:color w:val="080808"/>
          <w:rtl w:val="0"/>
        </w:rPr>
        <w:t xml:space="preserve">       .lastName(</w:t>
      </w:r>
      <w:r w:rsidDel="00000000" w:rsidR="00000000" w:rsidRPr="00000000">
        <w:rPr>
          <w:rFonts w:ascii="Courier New" w:cs="Courier New" w:eastAsia="Courier New" w:hAnsi="Courier New"/>
          <w:i w:val="1"/>
          <w:color w:val="067d17"/>
          <w:rtl w:val="0"/>
        </w:rPr>
        <w:t xml:space="preserve">"lastName"</w:t>
      </w:r>
      <w:r w:rsidDel="00000000" w:rsidR="00000000" w:rsidRPr="00000000">
        <w:rPr>
          <w:rFonts w:ascii="Courier New" w:cs="Courier New" w:eastAsia="Courier New" w:hAnsi="Courier New"/>
          <w:i w:val="1"/>
          <w:color w:val="080808"/>
          <w:rtl w:val="0"/>
        </w:rPr>
        <w:t xml:space="preserve">)</w:t>
      </w:r>
    </w:p>
    <w:p w:rsidR="00000000" w:rsidDel="00000000" w:rsidP="00000000" w:rsidRDefault="00000000" w:rsidRPr="00000000" w14:paraId="00000158">
      <w:pPr>
        <w:shd w:fill="ffffff" w:val="clear"/>
        <w:rPr>
          <w:rFonts w:ascii="Courier New" w:cs="Courier New" w:eastAsia="Courier New" w:hAnsi="Courier New"/>
          <w:i w:val="1"/>
          <w:color w:val="080808"/>
        </w:rPr>
      </w:pPr>
      <w:r w:rsidDel="00000000" w:rsidR="00000000" w:rsidRPr="00000000">
        <w:rPr>
          <w:rFonts w:ascii="Courier New" w:cs="Courier New" w:eastAsia="Courier New" w:hAnsi="Courier New"/>
          <w:i w:val="1"/>
          <w:color w:val="080808"/>
          <w:rtl w:val="0"/>
        </w:rPr>
        <w:t xml:space="preserve">       .email(</w:t>
      </w:r>
      <w:r w:rsidDel="00000000" w:rsidR="00000000" w:rsidRPr="00000000">
        <w:rPr>
          <w:rFonts w:ascii="Courier New" w:cs="Courier New" w:eastAsia="Courier New" w:hAnsi="Courier New"/>
          <w:i w:val="1"/>
          <w:color w:val="067d17"/>
          <w:rtl w:val="0"/>
        </w:rPr>
        <w:t xml:space="preserve">"email"</w:t>
      </w:r>
      <w:r w:rsidDel="00000000" w:rsidR="00000000" w:rsidRPr="00000000">
        <w:rPr>
          <w:rFonts w:ascii="Courier New" w:cs="Courier New" w:eastAsia="Courier New" w:hAnsi="Courier New"/>
          <w:i w:val="1"/>
          <w:color w:val="080808"/>
          <w:rtl w:val="0"/>
        </w:rPr>
        <w:t xml:space="preserve">)</w:t>
      </w:r>
    </w:p>
    <w:p w:rsidR="00000000" w:rsidDel="00000000" w:rsidP="00000000" w:rsidRDefault="00000000" w:rsidRPr="00000000" w14:paraId="00000159">
      <w:pPr>
        <w:shd w:fill="ffffff" w:val="clear"/>
        <w:rPr>
          <w:rFonts w:ascii="Courier New" w:cs="Courier New" w:eastAsia="Courier New" w:hAnsi="Courier New"/>
          <w:i w:val="1"/>
          <w:color w:val="080808"/>
        </w:rPr>
      </w:pPr>
      <w:r w:rsidDel="00000000" w:rsidR="00000000" w:rsidRPr="00000000">
        <w:rPr>
          <w:rFonts w:ascii="Courier New" w:cs="Courier New" w:eastAsia="Courier New" w:hAnsi="Courier New"/>
          <w:i w:val="1"/>
          <w:color w:val="080808"/>
          <w:rtl w:val="0"/>
        </w:rPr>
        <w:t xml:space="preserve">       .phone(</w:t>
      </w:r>
      <w:r w:rsidDel="00000000" w:rsidR="00000000" w:rsidRPr="00000000">
        <w:rPr>
          <w:rFonts w:ascii="Courier New" w:cs="Courier New" w:eastAsia="Courier New" w:hAnsi="Courier New"/>
          <w:i w:val="1"/>
          <w:color w:val="067d17"/>
          <w:rtl w:val="0"/>
        </w:rPr>
        <w:t xml:space="preserve">"password"</w:t>
      </w:r>
      <w:r w:rsidDel="00000000" w:rsidR="00000000" w:rsidRPr="00000000">
        <w:rPr>
          <w:rFonts w:ascii="Courier New" w:cs="Courier New" w:eastAsia="Courier New" w:hAnsi="Courier New"/>
          <w:i w:val="1"/>
          <w:color w:val="080808"/>
          <w:rtl w:val="0"/>
        </w:rPr>
        <w:t xml:space="preserve">)</w:t>
      </w:r>
    </w:p>
    <w:p w:rsidR="00000000" w:rsidDel="00000000" w:rsidP="00000000" w:rsidRDefault="00000000" w:rsidRPr="00000000" w14:paraId="0000015A">
      <w:pPr>
        <w:shd w:fill="ffffff" w:val="clear"/>
        <w:rPr>
          <w:rFonts w:ascii="Courier New" w:cs="Courier New" w:eastAsia="Courier New" w:hAnsi="Courier New"/>
          <w:i w:val="1"/>
          <w:color w:val="080808"/>
        </w:rPr>
      </w:pPr>
      <w:r w:rsidDel="00000000" w:rsidR="00000000" w:rsidRPr="00000000">
        <w:rPr>
          <w:rFonts w:ascii="Courier New" w:cs="Courier New" w:eastAsia="Courier New" w:hAnsi="Courier New"/>
          <w:i w:val="1"/>
          <w:color w:val="080808"/>
          <w:rtl w:val="0"/>
        </w:rPr>
        <w:t xml:space="preserve">       .userStatus(</w:t>
      </w:r>
      <w:r w:rsidDel="00000000" w:rsidR="00000000" w:rsidRPr="00000000">
        <w:rPr>
          <w:rFonts w:ascii="Courier New" w:cs="Courier New" w:eastAsia="Courier New" w:hAnsi="Courier New"/>
          <w:i w:val="1"/>
          <w:color w:val="1750eb"/>
          <w:rtl w:val="0"/>
        </w:rPr>
        <w:t xml:space="preserve">0</w:t>
      </w:r>
      <w:r w:rsidDel="00000000" w:rsidR="00000000" w:rsidRPr="00000000">
        <w:rPr>
          <w:rFonts w:ascii="Courier New" w:cs="Courier New" w:eastAsia="Courier New" w:hAnsi="Courier New"/>
          <w:i w:val="1"/>
          <w:color w:val="080808"/>
          <w:rtl w:val="0"/>
        </w:rPr>
        <w:t xml:space="preserve">)</w:t>
      </w:r>
    </w:p>
    <w:p w:rsidR="00000000" w:rsidDel="00000000" w:rsidP="00000000" w:rsidRDefault="00000000" w:rsidRPr="00000000" w14:paraId="0000015B">
      <w:pPr>
        <w:shd w:fill="ffffff" w:val="clear"/>
        <w:rPr>
          <w:rFonts w:ascii="Courier New" w:cs="Courier New" w:eastAsia="Courier New" w:hAnsi="Courier New"/>
          <w:i w:val="1"/>
          <w:color w:val="080808"/>
        </w:rPr>
      </w:pPr>
      <w:r w:rsidDel="00000000" w:rsidR="00000000" w:rsidRPr="00000000">
        <w:rPr>
          <w:rFonts w:ascii="Courier New" w:cs="Courier New" w:eastAsia="Courier New" w:hAnsi="Courier New"/>
          <w:i w:val="1"/>
          <w:color w:val="080808"/>
          <w:rtl w:val="0"/>
        </w:rPr>
        <w:t xml:space="preserve">       .build();</w:t>
      </w:r>
    </w:p>
    <w:p w:rsidR="00000000" w:rsidDel="00000000" w:rsidP="00000000" w:rsidRDefault="00000000" w:rsidRPr="00000000" w14:paraId="0000015C">
      <w:pPr>
        <w:rPr>
          <w:rFonts w:ascii="Courier New" w:cs="Courier New" w:eastAsia="Courier New" w:hAnsi="Courier New"/>
          <w:i w:val="1"/>
          <w:color w:val="080808"/>
        </w:rPr>
      </w:pPr>
      <w:r w:rsidDel="00000000" w:rsidR="00000000" w:rsidRPr="00000000">
        <w:rPr>
          <w:rtl w:val="0"/>
        </w:rPr>
        <w:t xml:space="preserve">Код ветки после добавления контроллера и обновления API тестов: </w:t>
      </w:r>
      <w:hyperlink r:id="rId48">
        <w:r w:rsidDel="00000000" w:rsidR="00000000" w:rsidRPr="00000000">
          <w:rPr>
            <w:color w:val="1155cc"/>
            <w:u w:val="single"/>
            <w:rtl w:val="0"/>
          </w:rPr>
          <w:t xml:space="preserve">https://github.com/topsycreed/new-java-framework/tree/3-controller</w:t>
        </w:r>
      </w:hyperlink>
      <w:r w:rsidDel="00000000" w:rsidR="00000000" w:rsidRPr="00000000">
        <w:rPr>
          <w:rtl w:val="0"/>
        </w:rPr>
        <w:t xml:space="preserve"> и его Pull request: </w:t>
      </w:r>
      <w:hyperlink r:id="rId49">
        <w:r w:rsidDel="00000000" w:rsidR="00000000" w:rsidRPr="00000000">
          <w:rPr>
            <w:color w:val="1155cc"/>
            <w:u w:val="single"/>
            <w:rtl w:val="0"/>
          </w:rPr>
          <w:t xml:space="preserve">https://github.com/topsycreed/new-java-framework/pull/3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5D">
      <w:pPr>
        <w:pStyle w:val="Heading1"/>
        <w:shd w:fill="ffffff" w:val="clear"/>
        <w:rPr/>
      </w:pPr>
      <w:bookmarkStart w:colFirst="0" w:colLast="0" w:name="_nqlhtpsg1lxg" w:id="8"/>
      <w:bookmarkEnd w:id="8"/>
      <w:r w:rsidDel="00000000" w:rsidR="00000000" w:rsidRPr="00000000">
        <w:rPr>
          <w:rtl w:val="0"/>
        </w:rPr>
        <w:t xml:space="preserve">8 - </w:t>
      </w:r>
      <w:r w:rsidDel="00000000" w:rsidR="00000000" w:rsidRPr="00000000">
        <w:rPr>
          <w:rtl w:val="0"/>
        </w:rPr>
        <w:t xml:space="preserve">Добавление класса констант, тестовых данных</w:t>
      </w:r>
    </w:p>
    <w:p w:rsidR="00000000" w:rsidDel="00000000" w:rsidP="00000000" w:rsidRDefault="00000000" w:rsidRPr="00000000" w14:paraId="0000015E">
      <w:pPr>
        <w:rPr/>
      </w:pPr>
      <w:r w:rsidDel="00000000" w:rsidR="00000000" w:rsidRPr="00000000">
        <w:rPr>
          <w:rtl w:val="0"/>
        </w:rPr>
        <w:t xml:space="preserve">Еще один вариант улучшить код автотестов - это вынести повторяющиеся переменные в класс констант, а также сделать отдельный класс для тестовых данных.</w:t>
      </w:r>
    </w:p>
    <w:p w:rsidR="00000000" w:rsidDel="00000000" w:rsidP="00000000" w:rsidRDefault="00000000" w:rsidRPr="00000000" w14:paraId="0000015F">
      <w:pPr>
        <w:rPr>
          <w:rFonts w:ascii="Courier New" w:cs="Courier New" w:eastAsia="Courier New" w:hAnsi="Courier New"/>
          <w:i w:val="1"/>
          <w:color w:val="871094"/>
        </w:rPr>
      </w:pPr>
      <w:r w:rsidDel="00000000" w:rsidR="00000000" w:rsidRPr="00000000">
        <w:rPr>
          <w:rtl w:val="0"/>
        </w:rPr>
        <w:t xml:space="preserve">Претенденты на вынесение у нас уже есть: </w:t>
      </w:r>
      <w:r w:rsidDel="00000000" w:rsidR="00000000" w:rsidRPr="00000000">
        <w:rPr>
          <w:rFonts w:ascii="Courier New" w:cs="Courier New" w:eastAsia="Courier New" w:hAnsi="Courier New"/>
          <w:i w:val="1"/>
          <w:color w:val="871094"/>
          <w:rtl w:val="0"/>
        </w:rPr>
        <w:t xml:space="preserve">BASE_URI</w:t>
      </w:r>
    </w:p>
    <w:p w:rsidR="00000000" w:rsidDel="00000000" w:rsidP="00000000" w:rsidRDefault="00000000" w:rsidRPr="00000000" w14:paraId="00000160">
      <w:pPr>
        <w:rPr>
          <w:rFonts w:ascii="Courier New" w:cs="Courier New" w:eastAsia="Courier New" w:hAnsi="Courier New"/>
        </w:rPr>
      </w:pPr>
      <w:r w:rsidDel="00000000" w:rsidR="00000000" w:rsidRPr="00000000">
        <w:rPr>
          <w:rtl w:val="0"/>
        </w:rPr>
        <w:t xml:space="preserve">и создание объекта </w:t>
      </w:r>
      <w:r w:rsidDel="00000000" w:rsidR="00000000" w:rsidRPr="00000000">
        <w:rPr>
          <w:rFonts w:ascii="Courier New" w:cs="Courier New" w:eastAsia="Courier New" w:hAnsi="Courier New"/>
          <w:rtl w:val="0"/>
        </w:rPr>
        <w:t xml:space="preserve">User.</w:t>
      </w:r>
    </w:p>
    <w:p w:rsidR="00000000" w:rsidDel="00000000" w:rsidP="00000000" w:rsidRDefault="00000000" w:rsidRPr="00000000" w14:paraId="0000016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2">
      <w:pPr>
        <w:numPr>
          <w:ilvl w:val="0"/>
          <w:numId w:val="5"/>
        </w:numPr>
        <w:ind w:left="720" w:hanging="360"/>
        <w:rPr>
          <w:u w:val="none"/>
        </w:rPr>
      </w:pPr>
      <w:r w:rsidDel="00000000" w:rsidR="00000000" w:rsidRPr="00000000">
        <w:rPr>
          <w:rtl w:val="0"/>
        </w:rPr>
        <w:t xml:space="preserve">Создадим новый класс </w:t>
      </w:r>
      <w:ins w:author="Narmin Ramazanova" w:id="7" w:date="2025-02-13T06:06:05Z">
        <w:r w:rsidDel="00000000" w:rsidR="00000000" w:rsidRPr="00000000">
          <w:rPr>
            <w:rtl w:val="0"/>
          </w:rPr>
          <w:t xml:space="preserve"> </w:t>
        </w:r>
      </w:ins>
      <w:del w:author="Narmin Ramazanova" w:id="7" w:date="2025-02-13T06:06:05Z">
        <w:r w:rsidDel="00000000" w:rsidR="00000000" w:rsidRPr="00000000">
          <w:rPr>
            <w:rtl w:val="0"/>
          </w:rPr>
          <w:delText xml:space="preserve">CommonConstants</w:delText>
        </w:r>
      </w:del>
      <w:r w:rsidDel="00000000" w:rsidR="00000000" w:rsidRPr="00000000">
        <w:rPr>
          <w:rtl w:val="0"/>
        </w:rPr>
        <w:t xml:space="preserve"> в package constants.</w:t>
      </w:r>
    </w:p>
    <w:p w:rsidR="00000000" w:rsidDel="00000000" w:rsidP="00000000" w:rsidRDefault="00000000" w:rsidRPr="00000000" w14:paraId="00000163">
      <w:pPr>
        <w:rPr>
          <w:rFonts w:ascii="Courier New" w:cs="Courier New" w:eastAsia="Courier New" w:hAnsi="Courier New"/>
          <w:color w:val="080808"/>
        </w:rPr>
      </w:pPr>
      <w:r w:rsidDel="00000000" w:rsidR="00000000" w:rsidRPr="00000000">
        <w:rPr>
          <w:rtl w:val="0"/>
        </w:rPr>
        <w:t xml:space="preserve">Перенесем туда нашу константу: </w:t>
      </w:r>
      <w:r w:rsidDel="00000000" w:rsidR="00000000" w:rsidRPr="00000000">
        <w:rPr>
          <w:rFonts w:ascii="Courier New" w:cs="Courier New" w:eastAsia="Courier New" w:hAnsi="Courier New"/>
          <w:color w:val="0033b3"/>
          <w:rtl w:val="0"/>
        </w:rPr>
        <w:t xml:space="preserve">public static final </w:t>
      </w:r>
      <w:r w:rsidDel="00000000" w:rsidR="00000000" w:rsidRPr="00000000">
        <w:rPr>
          <w:rFonts w:ascii="Courier New" w:cs="Courier New" w:eastAsia="Courier New" w:hAnsi="Courier New"/>
          <w:rtl w:val="0"/>
        </w:rPr>
        <w:t xml:space="preserve">String </w:t>
      </w:r>
      <w:r w:rsidDel="00000000" w:rsidR="00000000" w:rsidRPr="00000000">
        <w:rPr>
          <w:rFonts w:ascii="Courier New" w:cs="Courier New" w:eastAsia="Courier New" w:hAnsi="Courier New"/>
          <w:i w:val="1"/>
          <w:color w:val="871094"/>
          <w:rtl w:val="0"/>
        </w:rPr>
        <w:t xml:space="preserve">BASE_URI </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67d17"/>
          <w:rtl w:val="0"/>
        </w:rPr>
        <w:t xml:space="preserve">"https://petstore.swagger.io/v2/"</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64">
      <w:pPr>
        <w:rPr/>
      </w:pPr>
      <w:r w:rsidDel="00000000" w:rsidR="00000000" w:rsidRPr="00000000">
        <w:rPr>
          <w:rtl w:val="0"/>
        </w:rPr>
        <w:t xml:space="preserve">Теперь уже как public поле, так как доступ у нее должен быть для любого класса. После этого нужно удалить константу в контроллере и сделать новый импорт.</w:t>
      </w:r>
    </w:p>
    <w:p w:rsidR="00000000" w:rsidDel="00000000" w:rsidP="00000000" w:rsidRDefault="00000000" w:rsidRPr="00000000" w14:paraId="00000165">
      <w:pPr>
        <w:numPr>
          <w:ilvl w:val="0"/>
          <w:numId w:val="5"/>
        </w:numPr>
        <w:ind w:left="720" w:hanging="360"/>
      </w:pPr>
      <w:r w:rsidDel="00000000" w:rsidR="00000000" w:rsidRPr="00000000">
        <w:rPr>
          <w:rtl w:val="0"/>
        </w:rPr>
        <w:t xml:space="preserve">Создадим новый класс TestData в package testdata.</w:t>
      </w:r>
    </w:p>
    <w:p w:rsidR="00000000" w:rsidDel="00000000" w:rsidP="00000000" w:rsidRDefault="00000000" w:rsidRPr="00000000" w14:paraId="00000166">
      <w:pPr>
        <w:rPr/>
      </w:pPr>
      <w:r w:rsidDel="00000000" w:rsidR="00000000" w:rsidRPr="00000000">
        <w:rPr>
          <w:rtl w:val="0"/>
        </w:rPr>
        <w:t xml:space="preserve">Перенесем туда нашего созданного с помощью Builder паттерна пользователя, а также тут же можно добавлять новые тест данные, например, пустого пользователя для негативного теста.</w:t>
      </w:r>
    </w:p>
    <w:p w:rsidR="00000000" w:rsidDel="00000000" w:rsidP="00000000" w:rsidRDefault="00000000" w:rsidRPr="00000000" w14:paraId="00000167">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033b3"/>
          <w:rtl w:val="0"/>
        </w:rPr>
        <w:t xml:space="preserve">public static final </w:t>
      </w:r>
      <w:r w:rsidDel="00000000" w:rsidR="00000000" w:rsidRPr="00000000">
        <w:rPr>
          <w:rFonts w:ascii="Courier New" w:cs="Courier New" w:eastAsia="Courier New" w:hAnsi="Courier New"/>
          <w:rtl w:val="0"/>
        </w:rPr>
        <w:t xml:space="preserve">User </w:t>
      </w:r>
      <w:r w:rsidDel="00000000" w:rsidR="00000000" w:rsidRPr="00000000">
        <w:rPr>
          <w:rFonts w:ascii="Courier New" w:cs="Courier New" w:eastAsia="Courier New" w:hAnsi="Courier New"/>
          <w:i w:val="1"/>
          <w:color w:val="871094"/>
          <w:rtl w:val="0"/>
        </w:rPr>
        <w:t xml:space="preserve">DEFAULT_USER </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User</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i w:val="1"/>
          <w:color w:val="080808"/>
          <w:rtl w:val="0"/>
        </w:rPr>
        <w:t xml:space="preserve">builder</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68">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.username(</w:t>
      </w:r>
      <w:r w:rsidDel="00000000" w:rsidR="00000000" w:rsidRPr="00000000">
        <w:rPr>
          <w:rFonts w:ascii="Courier New" w:cs="Courier New" w:eastAsia="Courier New" w:hAnsi="Courier New"/>
          <w:color w:val="067d17"/>
          <w:rtl w:val="0"/>
        </w:rPr>
        <w:t xml:space="preserve">"username"</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69">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.firstName(</w:t>
      </w:r>
      <w:r w:rsidDel="00000000" w:rsidR="00000000" w:rsidRPr="00000000">
        <w:rPr>
          <w:rFonts w:ascii="Courier New" w:cs="Courier New" w:eastAsia="Courier New" w:hAnsi="Courier New"/>
          <w:color w:val="067d17"/>
          <w:rtl w:val="0"/>
        </w:rPr>
        <w:t xml:space="preserve">"firstName"</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6A">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.lastName(</w:t>
      </w:r>
      <w:r w:rsidDel="00000000" w:rsidR="00000000" w:rsidRPr="00000000">
        <w:rPr>
          <w:rFonts w:ascii="Courier New" w:cs="Courier New" w:eastAsia="Courier New" w:hAnsi="Courier New"/>
          <w:color w:val="067d17"/>
          <w:rtl w:val="0"/>
        </w:rPr>
        <w:t xml:space="preserve">"lastName"</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6B">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.email(</w:t>
      </w:r>
      <w:r w:rsidDel="00000000" w:rsidR="00000000" w:rsidRPr="00000000">
        <w:rPr>
          <w:rFonts w:ascii="Courier New" w:cs="Courier New" w:eastAsia="Courier New" w:hAnsi="Courier New"/>
          <w:color w:val="067d17"/>
          <w:rtl w:val="0"/>
        </w:rPr>
        <w:t xml:space="preserve">"email"</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6C">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.phone(</w:t>
      </w:r>
      <w:r w:rsidDel="00000000" w:rsidR="00000000" w:rsidRPr="00000000">
        <w:rPr>
          <w:rFonts w:ascii="Courier New" w:cs="Courier New" w:eastAsia="Courier New" w:hAnsi="Courier New"/>
          <w:color w:val="067d17"/>
          <w:rtl w:val="0"/>
        </w:rPr>
        <w:t xml:space="preserve">"password"</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6D">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.userStatus(</w:t>
      </w:r>
      <w:r w:rsidDel="00000000" w:rsidR="00000000" w:rsidRPr="00000000">
        <w:rPr>
          <w:rFonts w:ascii="Courier New" w:cs="Courier New" w:eastAsia="Courier New" w:hAnsi="Courier New"/>
          <w:color w:val="1750eb"/>
          <w:rtl w:val="0"/>
        </w:rPr>
        <w:t xml:space="preserve">0</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6E">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.build();</w:t>
      </w:r>
    </w:p>
    <w:p w:rsidR="00000000" w:rsidDel="00000000" w:rsidP="00000000" w:rsidRDefault="00000000" w:rsidRPr="00000000" w14:paraId="0000016F">
      <w:pPr>
        <w:shd w:fill="ffffff" w:val="clear"/>
        <w:rPr>
          <w:rFonts w:ascii="Courier New" w:cs="Courier New" w:eastAsia="Courier New" w:hAnsi="Courier New"/>
          <w:color w:val="080808"/>
        </w:rPr>
      </w:pPr>
      <w:r w:rsidDel="00000000" w:rsidR="00000000" w:rsidRPr="00000000">
        <w:rPr>
          <w:rtl w:val="0"/>
        </w:rPr>
      </w:r>
    </w:p>
    <w:p w:rsidR="00000000" w:rsidDel="00000000" w:rsidP="00000000" w:rsidRDefault="00000000" w:rsidRPr="00000000" w14:paraId="00000170">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033b3"/>
          <w:rtl w:val="0"/>
        </w:rPr>
        <w:t xml:space="preserve">public static final </w:t>
      </w:r>
      <w:r w:rsidDel="00000000" w:rsidR="00000000" w:rsidRPr="00000000">
        <w:rPr>
          <w:rFonts w:ascii="Courier New" w:cs="Courier New" w:eastAsia="Courier New" w:hAnsi="Courier New"/>
          <w:rtl w:val="0"/>
        </w:rPr>
        <w:t xml:space="preserve">User </w:t>
      </w:r>
      <w:r w:rsidDel="00000000" w:rsidR="00000000" w:rsidRPr="00000000">
        <w:rPr>
          <w:rFonts w:ascii="Courier New" w:cs="Courier New" w:eastAsia="Courier New" w:hAnsi="Courier New"/>
          <w:i w:val="1"/>
          <w:color w:val="871094"/>
          <w:rtl w:val="0"/>
        </w:rPr>
        <w:t xml:space="preserve">INVALID_USER </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User</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i w:val="1"/>
          <w:color w:val="080808"/>
          <w:rtl w:val="0"/>
        </w:rPr>
        <w:t xml:space="preserve">builder</w:t>
      </w:r>
      <w:r w:rsidDel="00000000" w:rsidR="00000000" w:rsidRPr="00000000">
        <w:rPr>
          <w:rFonts w:ascii="Courier New" w:cs="Courier New" w:eastAsia="Courier New" w:hAnsi="Courier New"/>
          <w:color w:val="080808"/>
          <w:rtl w:val="0"/>
        </w:rPr>
        <w:t xml:space="preserve">().build();</w:t>
      </w:r>
    </w:p>
    <w:p w:rsidR="00000000" w:rsidDel="00000000" w:rsidP="00000000" w:rsidRDefault="00000000" w:rsidRPr="00000000" w14:paraId="00000171">
      <w:pPr>
        <w:shd w:fill="ffffff" w:val="clear"/>
        <w:rPr/>
      </w:pPr>
      <w:r w:rsidDel="00000000" w:rsidR="00000000" w:rsidRPr="00000000">
        <w:rPr>
          <w:rtl w:val="0"/>
        </w:rPr>
        <w:t xml:space="preserve">Обновите тесты чтобы использовать тестовые данные.</w:t>
      </w:r>
    </w:p>
    <w:p w:rsidR="00000000" w:rsidDel="00000000" w:rsidP="00000000" w:rsidRDefault="00000000" w:rsidRPr="00000000" w14:paraId="00000172">
      <w:pPr>
        <w:shd w:fill="ffffff" w:val="clear"/>
        <w:rPr/>
      </w:pPr>
      <w:r w:rsidDel="00000000" w:rsidR="00000000" w:rsidRPr="00000000">
        <w:rPr>
          <w:rtl w:val="0"/>
        </w:rPr>
        <w:t xml:space="preserve">Тест будет выглядеть теперь так:</w:t>
      </w:r>
    </w:p>
    <w:p w:rsidR="00000000" w:rsidDel="00000000" w:rsidP="00000000" w:rsidRDefault="00000000" w:rsidRPr="00000000" w14:paraId="00000173">
      <w:pPr>
        <w:shd w:fill="ffffff" w:val="clear"/>
        <w:rPr>
          <w:rFonts w:ascii="Courier New" w:cs="Courier New" w:eastAsia="Courier New" w:hAnsi="Courier New"/>
          <w:color w:val="9e880d"/>
        </w:rPr>
      </w:pPr>
      <w:r w:rsidDel="00000000" w:rsidR="00000000" w:rsidRPr="00000000">
        <w:rPr>
          <w:rFonts w:ascii="Courier New" w:cs="Courier New" w:eastAsia="Courier New" w:hAnsi="Courier New"/>
          <w:color w:val="9e880d"/>
          <w:rtl w:val="0"/>
        </w:rPr>
        <w:t xml:space="preserve">@Test</w:t>
      </w:r>
    </w:p>
    <w:p w:rsidR="00000000" w:rsidDel="00000000" w:rsidP="00000000" w:rsidRDefault="00000000" w:rsidRPr="00000000" w14:paraId="00000174">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033b3"/>
          <w:rtl w:val="0"/>
        </w:rPr>
        <w:t xml:space="preserve">void </w:t>
      </w:r>
      <w:r w:rsidDel="00000000" w:rsidR="00000000" w:rsidRPr="00000000">
        <w:rPr>
          <w:rFonts w:ascii="Courier New" w:cs="Courier New" w:eastAsia="Courier New" w:hAnsi="Courier New"/>
          <w:color w:val="00627a"/>
          <w:rtl w:val="0"/>
        </w:rPr>
        <w:t xml:space="preserve">createUserControllerTest</w:t>
      </w:r>
      <w:r w:rsidDel="00000000" w:rsidR="00000000" w:rsidRPr="00000000">
        <w:rPr>
          <w:rFonts w:ascii="Courier New" w:cs="Courier New" w:eastAsia="Courier New" w:hAnsi="Courier New"/>
          <w:color w:val="080808"/>
          <w:rtl w:val="0"/>
        </w:rPr>
        <w:t xml:space="preserve">() {</w:t>
      </w:r>
    </w:p>
    <w:p w:rsidR="00000000" w:rsidDel="00000000" w:rsidP="00000000" w:rsidRDefault="00000000" w:rsidRPr="00000000" w14:paraId="00000175">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Response response </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871094"/>
          <w:rtl w:val="0"/>
        </w:rPr>
        <w:t xml:space="preserve">userController</w:t>
      </w:r>
      <w:r w:rsidDel="00000000" w:rsidR="00000000" w:rsidRPr="00000000">
        <w:rPr>
          <w:rFonts w:ascii="Courier New" w:cs="Courier New" w:eastAsia="Courier New" w:hAnsi="Courier New"/>
          <w:color w:val="080808"/>
          <w:rtl w:val="0"/>
        </w:rPr>
        <w:t xml:space="preserve">.createUser(</w:t>
      </w:r>
      <w:r w:rsidDel="00000000" w:rsidR="00000000" w:rsidRPr="00000000">
        <w:rPr>
          <w:rFonts w:ascii="Courier New" w:cs="Courier New" w:eastAsia="Courier New" w:hAnsi="Courier New"/>
          <w:i w:val="1"/>
          <w:color w:val="871094"/>
          <w:rtl w:val="0"/>
        </w:rPr>
        <w:t xml:space="preserve">DEFAULT_USER</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76">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AddUserResponse createdUserResponse </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response</w:t>
      </w:r>
      <w:r w:rsidDel="00000000" w:rsidR="00000000" w:rsidRPr="00000000">
        <w:rPr>
          <w:rFonts w:ascii="Courier New" w:cs="Courier New" w:eastAsia="Courier New" w:hAnsi="Courier New"/>
          <w:color w:val="080808"/>
          <w:rtl w:val="0"/>
        </w:rPr>
        <w:t xml:space="preserve">.as(</w:t>
      </w:r>
      <w:r w:rsidDel="00000000" w:rsidR="00000000" w:rsidRPr="00000000">
        <w:rPr>
          <w:rFonts w:ascii="Courier New" w:cs="Courier New" w:eastAsia="Courier New" w:hAnsi="Courier New"/>
          <w:rtl w:val="0"/>
        </w:rPr>
        <w:t xml:space="preserve">AddUserResponse</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0033b3"/>
          <w:rtl w:val="0"/>
        </w:rPr>
        <w:t xml:space="preserve">class</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77">
      <w:pPr>
        <w:shd w:fill="ffffff" w:val="clear"/>
        <w:rPr>
          <w:rFonts w:ascii="Courier New" w:cs="Courier New" w:eastAsia="Courier New" w:hAnsi="Courier New"/>
          <w:color w:val="080808"/>
        </w:rPr>
      </w:pPr>
      <w:r w:rsidDel="00000000" w:rsidR="00000000" w:rsidRPr="00000000">
        <w:rPr>
          <w:rtl w:val="0"/>
        </w:rPr>
      </w:r>
    </w:p>
    <w:p w:rsidR="00000000" w:rsidDel="00000000" w:rsidP="00000000" w:rsidRDefault="00000000" w:rsidRPr="00000000" w14:paraId="00000178">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Assertions</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i w:val="1"/>
          <w:color w:val="080808"/>
          <w:rtl w:val="0"/>
        </w:rPr>
        <w:t xml:space="preserve">assertEquals</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1750eb"/>
          <w:rtl w:val="0"/>
        </w:rPr>
        <w:t xml:space="preserve">200</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response</w:t>
      </w:r>
      <w:r w:rsidDel="00000000" w:rsidR="00000000" w:rsidRPr="00000000">
        <w:rPr>
          <w:rFonts w:ascii="Courier New" w:cs="Courier New" w:eastAsia="Courier New" w:hAnsi="Courier New"/>
          <w:color w:val="080808"/>
          <w:rtl w:val="0"/>
        </w:rPr>
        <w:t xml:space="preserve">.statusCode());</w:t>
      </w:r>
    </w:p>
    <w:p w:rsidR="00000000" w:rsidDel="00000000" w:rsidP="00000000" w:rsidRDefault="00000000" w:rsidRPr="00000000" w14:paraId="00000179">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Assertions</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i w:val="1"/>
          <w:color w:val="080808"/>
          <w:rtl w:val="0"/>
        </w:rPr>
        <w:t xml:space="preserve">assertEquals</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1750eb"/>
          <w:rtl w:val="0"/>
        </w:rPr>
        <w:t xml:space="preserve">200</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createdUserResponse</w:t>
      </w:r>
      <w:r w:rsidDel="00000000" w:rsidR="00000000" w:rsidRPr="00000000">
        <w:rPr>
          <w:rFonts w:ascii="Courier New" w:cs="Courier New" w:eastAsia="Courier New" w:hAnsi="Courier New"/>
          <w:color w:val="080808"/>
          <w:rtl w:val="0"/>
        </w:rPr>
        <w:t xml:space="preserve">.getCode());</w:t>
      </w:r>
    </w:p>
    <w:p w:rsidR="00000000" w:rsidDel="00000000" w:rsidP="00000000" w:rsidRDefault="00000000" w:rsidRPr="00000000" w14:paraId="0000017A">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Assertions</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i w:val="1"/>
          <w:color w:val="080808"/>
          <w:rtl w:val="0"/>
        </w:rPr>
        <w:t xml:space="preserve">assertEquals</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067d17"/>
          <w:rtl w:val="0"/>
        </w:rPr>
        <w:t xml:space="preserve">"unknown"</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createdUserResponse</w:t>
      </w:r>
      <w:r w:rsidDel="00000000" w:rsidR="00000000" w:rsidRPr="00000000">
        <w:rPr>
          <w:rFonts w:ascii="Courier New" w:cs="Courier New" w:eastAsia="Courier New" w:hAnsi="Courier New"/>
          <w:color w:val="080808"/>
          <w:rtl w:val="0"/>
        </w:rPr>
        <w:t xml:space="preserve">.getType());</w:t>
      </w:r>
    </w:p>
    <w:p w:rsidR="00000000" w:rsidDel="00000000" w:rsidP="00000000" w:rsidRDefault="00000000" w:rsidRPr="00000000" w14:paraId="0000017B">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Assertions</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i w:val="1"/>
          <w:color w:val="080808"/>
          <w:rtl w:val="0"/>
        </w:rPr>
        <w:t xml:space="preserve">assertFalse</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rtl w:val="0"/>
        </w:rPr>
        <w:t xml:space="preserve">createdUserResponse</w:t>
      </w:r>
      <w:r w:rsidDel="00000000" w:rsidR="00000000" w:rsidRPr="00000000">
        <w:rPr>
          <w:rFonts w:ascii="Courier New" w:cs="Courier New" w:eastAsia="Courier New" w:hAnsi="Courier New"/>
          <w:color w:val="080808"/>
          <w:rtl w:val="0"/>
        </w:rPr>
        <w:t xml:space="preserve">.getMessage().isEmpty());</w:t>
      </w:r>
    </w:p>
    <w:p w:rsidR="00000000" w:rsidDel="00000000" w:rsidP="00000000" w:rsidRDefault="00000000" w:rsidRPr="00000000" w14:paraId="0000017C">
      <w:pPr>
        <w:shd w:fill="ffffff" w:val="clear"/>
        <w:rPr/>
      </w:pPr>
      <w:r w:rsidDel="00000000" w:rsidR="00000000" w:rsidRPr="00000000">
        <w:rPr>
          <w:rFonts w:ascii="Courier New" w:cs="Courier New" w:eastAsia="Courier New" w:hAnsi="Courier New"/>
          <w:color w:val="080808"/>
          <w:rtl w:val="0"/>
        </w:rPr>
        <w:t xml:space="preserve">}</w:t>
      </w:r>
      <w:r w:rsidDel="00000000" w:rsidR="00000000" w:rsidRPr="00000000">
        <w:rPr>
          <w:rtl w:val="0"/>
        </w:rPr>
      </w:r>
    </w:p>
    <w:p w:rsidR="00000000" w:rsidDel="00000000" w:rsidP="00000000" w:rsidRDefault="00000000" w:rsidRPr="00000000" w14:paraId="0000017D">
      <w:pPr>
        <w:shd w:fill="ffffff" w:val="clear"/>
        <w:rPr/>
      </w:pPr>
      <w:r w:rsidDel="00000000" w:rsidR="00000000" w:rsidRPr="00000000">
        <w:rPr>
          <w:rtl w:val="0"/>
        </w:rPr>
        <w:t xml:space="preserve">Намного минималистичнее, при этом смысл сохраняется благодаря названию константы.</w:t>
      </w:r>
    </w:p>
    <w:p w:rsidR="00000000" w:rsidDel="00000000" w:rsidP="00000000" w:rsidRDefault="00000000" w:rsidRPr="00000000" w14:paraId="0000017E">
      <w:pPr>
        <w:shd w:fill="ffffff" w:val="clear"/>
        <w:rPr/>
      </w:pPr>
      <w:r w:rsidDel="00000000" w:rsidR="00000000" w:rsidRPr="00000000">
        <w:rPr>
          <w:rtl w:val="0"/>
        </w:rPr>
      </w:r>
    </w:p>
    <w:p w:rsidR="00000000" w:rsidDel="00000000" w:rsidP="00000000" w:rsidRDefault="00000000" w:rsidRPr="00000000" w14:paraId="0000017F">
      <w:pPr>
        <w:shd w:fill="ffffff" w:val="clear"/>
        <w:rPr>
          <w:i w:val="1"/>
        </w:rPr>
      </w:pPr>
      <w:r w:rsidDel="00000000" w:rsidR="00000000" w:rsidRPr="00000000">
        <w:rPr>
          <w:i w:val="1"/>
          <w:rtl w:val="0"/>
        </w:rPr>
        <w:t xml:space="preserve">Еще есть вариант без создания отдельного класса - можно насоздавать пользователей прямо в классе User.</w:t>
      </w:r>
    </w:p>
    <w:p w:rsidR="00000000" w:rsidDel="00000000" w:rsidP="00000000" w:rsidRDefault="00000000" w:rsidRPr="00000000" w14:paraId="00000180">
      <w:pPr>
        <w:shd w:fill="ffffff" w:val="clear"/>
        <w:rPr>
          <w:i w:val="1"/>
        </w:rPr>
      </w:pPr>
      <w:r w:rsidDel="00000000" w:rsidR="00000000" w:rsidRPr="00000000">
        <w:rPr>
          <w:i w:val="1"/>
          <w:rtl w:val="0"/>
        </w:rPr>
        <w:t xml:space="preserve">Кроме классов с тест данными для проекта можно использовать библиотеку </w:t>
      </w:r>
      <w:hyperlink r:id="rId50">
        <w:r w:rsidDel="00000000" w:rsidR="00000000" w:rsidRPr="00000000">
          <w:rPr>
            <w:i w:val="1"/>
            <w:color w:val="1155cc"/>
            <w:u w:val="single"/>
            <w:rtl w:val="0"/>
          </w:rPr>
          <w:t xml:space="preserve">Java Faker</w:t>
        </w:r>
      </w:hyperlink>
      <w:r w:rsidDel="00000000" w:rsidR="00000000" w:rsidRPr="00000000">
        <w:rPr>
          <w:i w:val="1"/>
          <w:rtl w:val="0"/>
        </w:rPr>
        <w:t xml:space="preserve">, которая генерирует рандомные тестовые данные. Поподробнее про библиотеку: </w:t>
      </w:r>
      <w:hyperlink r:id="rId51">
        <w:r w:rsidDel="00000000" w:rsidR="00000000" w:rsidRPr="00000000">
          <w:rPr>
            <w:i w:val="1"/>
            <w:color w:val="1155cc"/>
            <w:u w:val="single"/>
            <w:rtl w:val="0"/>
          </w:rPr>
          <w:t xml:space="preserve">https://www.baeldung.com/java-faker</w:t>
        </w:r>
      </w:hyperlink>
      <w:r w:rsidDel="00000000" w:rsidR="00000000" w:rsidRPr="00000000">
        <w:rPr>
          <w:i w:val="1"/>
          <w:rtl w:val="0"/>
        </w:rPr>
        <w:t xml:space="preserve"> </w:t>
      </w:r>
    </w:p>
    <w:p w:rsidR="00000000" w:rsidDel="00000000" w:rsidP="00000000" w:rsidRDefault="00000000" w:rsidRPr="00000000" w14:paraId="00000181">
      <w:pPr>
        <w:numPr>
          <w:ilvl w:val="0"/>
          <w:numId w:val="5"/>
        </w:numPr>
        <w:ind w:left="720" w:hanging="360"/>
        <w:rPr>
          <w:u w:val="none"/>
        </w:rPr>
      </w:pPr>
      <w:r w:rsidDel="00000000" w:rsidR="00000000" w:rsidRPr="00000000">
        <w:rPr>
          <w:rtl w:val="0"/>
        </w:rPr>
        <w:t xml:space="preserve">Коммит, мерж, все дела 🙂</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Код ветки после добавления констант и обновления API тестов: </w:t>
      </w:r>
      <w:hyperlink r:id="rId52">
        <w:r w:rsidDel="00000000" w:rsidR="00000000" w:rsidRPr="00000000">
          <w:rPr>
            <w:color w:val="1155cc"/>
            <w:u w:val="single"/>
            <w:rtl w:val="0"/>
          </w:rPr>
          <w:t xml:space="preserve">https://github.com/topsycreed/new-java-framework/tree/4-constants</w:t>
        </w:r>
      </w:hyperlink>
      <w:r w:rsidDel="00000000" w:rsidR="00000000" w:rsidRPr="00000000">
        <w:rPr>
          <w:rtl w:val="0"/>
        </w:rPr>
        <w:t xml:space="preserve"> и его Pull request: </w:t>
      </w:r>
      <w:hyperlink r:id="rId53">
        <w:r w:rsidDel="00000000" w:rsidR="00000000" w:rsidRPr="00000000">
          <w:rPr>
            <w:color w:val="1155cc"/>
            <w:u w:val="single"/>
            <w:rtl w:val="0"/>
          </w:rPr>
          <w:t xml:space="preserve">https://github.com/topsycreed/new-java-framework/pull/4</w:t>
        </w:r>
      </w:hyperlink>
      <w:r w:rsidDel="00000000" w:rsidR="00000000" w:rsidRPr="00000000">
        <w:rPr>
          <w:rtl w:val="0"/>
        </w:rPr>
        <w:t xml:space="preserve"> </w:t>
      </w:r>
    </w:p>
    <w:p w:rsidR="00000000" w:rsidDel="00000000" w:rsidP="00000000" w:rsidRDefault="00000000" w:rsidRPr="00000000" w14:paraId="00000184">
      <w:pPr>
        <w:pStyle w:val="Heading1"/>
        <w:rPr/>
      </w:pPr>
      <w:bookmarkStart w:colFirst="0" w:colLast="0" w:name="_k0mqcuwmqa2e" w:id="9"/>
      <w:bookmarkEnd w:id="9"/>
      <w:r w:rsidDel="00000000" w:rsidR="00000000" w:rsidRPr="00000000">
        <w:rPr>
          <w:rtl w:val="0"/>
        </w:rPr>
        <w:t xml:space="preserve">9 - </w:t>
      </w:r>
      <w:r w:rsidDel="00000000" w:rsidR="00000000" w:rsidRPr="00000000">
        <w:rPr>
          <w:rtl w:val="0"/>
        </w:rPr>
        <w:t xml:space="preserve">Параметризация тестов</w:t>
      </w:r>
    </w:p>
    <w:p w:rsidR="00000000" w:rsidDel="00000000" w:rsidP="00000000" w:rsidRDefault="00000000" w:rsidRPr="00000000" w14:paraId="00000185">
      <w:pPr>
        <w:rPr/>
      </w:pPr>
      <w:hyperlink r:id="rId54">
        <w:r w:rsidDel="00000000" w:rsidR="00000000" w:rsidRPr="00000000">
          <w:rPr>
            <w:color w:val="1155cc"/>
            <w:u w:val="single"/>
            <w:rtl w:val="0"/>
          </w:rPr>
          <w:t xml:space="preserve">https://github.com/basdijkstra/a-test-automation-project/blob/main/07-parameterizing-your-tests.md</w:t>
        </w:r>
      </w:hyperlink>
      <w:r w:rsidDel="00000000" w:rsidR="00000000" w:rsidRPr="00000000">
        <w:rPr>
          <w:rtl w:val="0"/>
        </w:rPr>
        <w:t xml:space="preserve"> </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В прошлый раз у нас получилось 2 странных теста, они практически одинаковые, так как даже на пустого пользователя сервис все равно возвращает 200 код. Единственное, что отличается, это что message возвращается как “0”.</w:t>
      </w:r>
    </w:p>
    <w:p w:rsidR="00000000" w:rsidDel="00000000" w:rsidP="00000000" w:rsidRDefault="00000000" w:rsidRPr="00000000" w14:paraId="00000188">
      <w:pPr>
        <w:rPr/>
      </w:pPr>
      <w:r w:rsidDel="00000000" w:rsidR="00000000" w:rsidRPr="00000000">
        <w:rPr>
          <w:rtl w:val="0"/>
        </w:rPr>
        <w:t xml:space="preserve">Давайте попробуем объединить оба теста в один параметризованный и вынести только разницу между тестами в параметры.</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Для параметризации с помощью JUnit 5 можно использовать аннотацию @ParameterizedTest. Для TestNG - это будет @DataProvider. Подробнее: </w:t>
      </w:r>
      <w:hyperlink r:id="rId55">
        <w:r w:rsidDel="00000000" w:rsidR="00000000" w:rsidRPr="00000000">
          <w:rPr>
            <w:color w:val="1155cc"/>
            <w:u w:val="single"/>
            <w:rtl w:val="0"/>
          </w:rPr>
          <w:t xml:space="preserve">https://toolsqa.com/testng/testng-dataproviders/</w:t>
        </w:r>
      </w:hyperlink>
      <w:r w:rsidDel="00000000" w:rsidR="00000000" w:rsidRPr="00000000">
        <w:rPr>
          <w:rtl w:val="0"/>
        </w:rPr>
        <w:t xml:space="preserve"> </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А мы реализуем примеры на JUnit 5.</w:t>
      </w:r>
    </w:p>
    <w:p w:rsidR="00000000" w:rsidDel="00000000" w:rsidP="00000000" w:rsidRDefault="00000000" w:rsidRPr="00000000" w14:paraId="0000018D">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033b3"/>
          <w:rtl w:val="0"/>
        </w:rPr>
        <w:t xml:space="preserve">static </w:t>
      </w:r>
      <w:r w:rsidDel="00000000" w:rsidR="00000000" w:rsidRPr="00000000">
        <w:rPr>
          <w:rFonts w:ascii="Courier New" w:cs="Courier New" w:eastAsia="Courier New" w:hAnsi="Courier New"/>
          <w:rtl w:val="0"/>
        </w:rPr>
        <w:t xml:space="preserve">Stream</w:t>
      </w:r>
      <w:r w:rsidDel="00000000" w:rsidR="00000000" w:rsidRPr="00000000">
        <w:rPr>
          <w:rFonts w:ascii="Courier New" w:cs="Courier New" w:eastAsia="Courier New" w:hAnsi="Courier New"/>
          <w:color w:val="080808"/>
          <w:rtl w:val="0"/>
        </w:rPr>
        <w:t xml:space="preserve">&lt;</w:t>
      </w:r>
      <w:r w:rsidDel="00000000" w:rsidR="00000000" w:rsidRPr="00000000">
        <w:rPr>
          <w:rFonts w:ascii="Courier New" w:cs="Courier New" w:eastAsia="Courier New" w:hAnsi="Courier New"/>
          <w:rtl w:val="0"/>
        </w:rPr>
        <w:t xml:space="preserve">User</w:t>
      </w:r>
      <w:r w:rsidDel="00000000" w:rsidR="00000000" w:rsidRPr="00000000">
        <w:rPr>
          <w:rFonts w:ascii="Courier New" w:cs="Courier New" w:eastAsia="Courier New" w:hAnsi="Courier New"/>
          <w:color w:val="080808"/>
          <w:rtl w:val="0"/>
        </w:rPr>
        <w:t xml:space="preserve">&gt; </w:t>
      </w:r>
      <w:r w:rsidDel="00000000" w:rsidR="00000000" w:rsidRPr="00000000">
        <w:rPr>
          <w:rFonts w:ascii="Courier New" w:cs="Courier New" w:eastAsia="Courier New" w:hAnsi="Courier New"/>
          <w:color w:val="00627a"/>
          <w:rtl w:val="0"/>
        </w:rPr>
        <w:t xml:space="preserve">users</w:t>
      </w:r>
      <w:r w:rsidDel="00000000" w:rsidR="00000000" w:rsidRPr="00000000">
        <w:rPr>
          <w:rFonts w:ascii="Courier New" w:cs="Courier New" w:eastAsia="Courier New" w:hAnsi="Courier New"/>
          <w:color w:val="080808"/>
          <w:rtl w:val="0"/>
        </w:rPr>
        <w:t xml:space="preserve">() {</w:t>
      </w:r>
    </w:p>
    <w:p w:rsidR="00000000" w:rsidDel="00000000" w:rsidP="00000000" w:rsidRDefault="00000000" w:rsidRPr="00000000" w14:paraId="0000018E">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033b3"/>
          <w:rtl w:val="0"/>
        </w:rPr>
        <w:t xml:space="preserve">return </w:t>
      </w:r>
      <w:r w:rsidDel="00000000" w:rsidR="00000000" w:rsidRPr="00000000">
        <w:rPr>
          <w:rFonts w:ascii="Courier New" w:cs="Courier New" w:eastAsia="Courier New" w:hAnsi="Courier New"/>
          <w:rtl w:val="0"/>
        </w:rPr>
        <w:t xml:space="preserve">Stream</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i w:val="1"/>
          <w:color w:val="080808"/>
          <w:rtl w:val="0"/>
        </w:rPr>
        <w:t xml:space="preserve">of</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i w:val="1"/>
          <w:color w:val="871094"/>
          <w:rtl w:val="0"/>
        </w:rPr>
        <w:t xml:space="preserve">DEFAULT_USER</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i w:val="1"/>
          <w:color w:val="871094"/>
          <w:rtl w:val="0"/>
        </w:rPr>
        <w:t xml:space="preserve">INVALID_USER</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8F">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90">
      <w:pPr>
        <w:shd w:fill="ffffff" w:val="clear"/>
        <w:rPr>
          <w:rFonts w:ascii="Courier New" w:cs="Courier New" w:eastAsia="Courier New" w:hAnsi="Courier New"/>
          <w:color w:val="080808"/>
        </w:rPr>
      </w:pPr>
      <w:r w:rsidDel="00000000" w:rsidR="00000000" w:rsidRPr="00000000">
        <w:rPr>
          <w:rtl w:val="0"/>
        </w:rPr>
      </w:r>
    </w:p>
    <w:p w:rsidR="00000000" w:rsidDel="00000000" w:rsidP="00000000" w:rsidRDefault="00000000" w:rsidRPr="00000000" w14:paraId="00000191">
      <w:pPr>
        <w:shd w:fill="ffffff" w:val="clear"/>
        <w:rPr>
          <w:rFonts w:ascii="Courier New" w:cs="Courier New" w:eastAsia="Courier New" w:hAnsi="Courier New"/>
          <w:color w:val="9e880d"/>
        </w:rPr>
      </w:pPr>
      <w:r w:rsidDel="00000000" w:rsidR="00000000" w:rsidRPr="00000000">
        <w:rPr>
          <w:rFonts w:ascii="Courier New" w:cs="Courier New" w:eastAsia="Courier New" w:hAnsi="Courier New"/>
          <w:color w:val="9e880d"/>
          <w:rtl w:val="0"/>
        </w:rPr>
        <w:t xml:space="preserve">@ParameterizedTest</w:t>
      </w:r>
    </w:p>
    <w:p w:rsidR="00000000" w:rsidDel="00000000" w:rsidP="00000000" w:rsidRDefault="00000000" w:rsidRPr="00000000" w14:paraId="00000192">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9e880d"/>
          <w:rtl w:val="0"/>
        </w:rPr>
        <w:t xml:space="preserve">@MethodSource</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067d17"/>
          <w:rtl w:val="0"/>
        </w:rPr>
        <w:t xml:space="preserve">"users"</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93">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033b3"/>
          <w:rtl w:val="0"/>
        </w:rPr>
        <w:t xml:space="preserve">void </w:t>
      </w:r>
      <w:r w:rsidDel="00000000" w:rsidR="00000000" w:rsidRPr="00000000">
        <w:rPr>
          <w:rFonts w:ascii="Courier New" w:cs="Courier New" w:eastAsia="Courier New" w:hAnsi="Courier New"/>
          <w:color w:val="00627a"/>
          <w:rtl w:val="0"/>
        </w:rPr>
        <w:t xml:space="preserve">createUserParametrizedTest</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rtl w:val="0"/>
        </w:rPr>
        <w:t xml:space="preserve">User user</w:t>
      </w:r>
      <w:r w:rsidDel="00000000" w:rsidR="00000000" w:rsidRPr="00000000">
        <w:rPr>
          <w:rFonts w:ascii="Courier New" w:cs="Courier New" w:eastAsia="Courier New" w:hAnsi="Courier New"/>
          <w:color w:val="080808"/>
          <w:rtl w:val="0"/>
        </w:rPr>
        <w:t xml:space="preserve">) {</w:t>
      </w:r>
    </w:p>
    <w:p w:rsidR="00000000" w:rsidDel="00000000" w:rsidP="00000000" w:rsidRDefault="00000000" w:rsidRPr="00000000" w14:paraId="00000194">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Response response </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871094"/>
          <w:rtl w:val="0"/>
        </w:rPr>
        <w:t xml:space="preserve">userController</w:t>
      </w:r>
      <w:r w:rsidDel="00000000" w:rsidR="00000000" w:rsidRPr="00000000">
        <w:rPr>
          <w:rFonts w:ascii="Courier New" w:cs="Courier New" w:eastAsia="Courier New" w:hAnsi="Courier New"/>
          <w:color w:val="080808"/>
          <w:rtl w:val="0"/>
        </w:rPr>
        <w:t xml:space="preserve">.createUser(</w:t>
      </w:r>
      <w:r w:rsidDel="00000000" w:rsidR="00000000" w:rsidRPr="00000000">
        <w:rPr>
          <w:rFonts w:ascii="Courier New" w:cs="Courier New" w:eastAsia="Courier New" w:hAnsi="Courier New"/>
          <w:rtl w:val="0"/>
        </w:rPr>
        <w:t xml:space="preserve">user</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95">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AddUserResponse createdUserResponse </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response</w:t>
      </w:r>
      <w:r w:rsidDel="00000000" w:rsidR="00000000" w:rsidRPr="00000000">
        <w:rPr>
          <w:rFonts w:ascii="Courier New" w:cs="Courier New" w:eastAsia="Courier New" w:hAnsi="Courier New"/>
          <w:color w:val="080808"/>
          <w:rtl w:val="0"/>
        </w:rPr>
        <w:t xml:space="preserve">.as(</w:t>
      </w:r>
      <w:r w:rsidDel="00000000" w:rsidR="00000000" w:rsidRPr="00000000">
        <w:rPr>
          <w:rFonts w:ascii="Courier New" w:cs="Courier New" w:eastAsia="Courier New" w:hAnsi="Courier New"/>
          <w:rtl w:val="0"/>
        </w:rPr>
        <w:t xml:space="preserve">AddUserResponse</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0033b3"/>
          <w:rtl w:val="0"/>
        </w:rPr>
        <w:t xml:space="preserve">class</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96">
      <w:pPr>
        <w:shd w:fill="ffffff" w:val="clear"/>
        <w:rPr>
          <w:rFonts w:ascii="Courier New" w:cs="Courier New" w:eastAsia="Courier New" w:hAnsi="Courier New"/>
          <w:color w:val="080808"/>
        </w:rPr>
      </w:pPr>
      <w:r w:rsidDel="00000000" w:rsidR="00000000" w:rsidRPr="00000000">
        <w:rPr>
          <w:rtl w:val="0"/>
        </w:rPr>
      </w:r>
    </w:p>
    <w:p w:rsidR="00000000" w:rsidDel="00000000" w:rsidP="00000000" w:rsidRDefault="00000000" w:rsidRPr="00000000" w14:paraId="00000197">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Assertions</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i w:val="1"/>
          <w:color w:val="080808"/>
          <w:rtl w:val="0"/>
        </w:rPr>
        <w:t xml:space="preserve">assertEquals</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1750eb"/>
          <w:rtl w:val="0"/>
        </w:rPr>
        <w:t xml:space="preserve">200</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response</w:t>
      </w:r>
      <w:r w:rsidDel="00000000" w:rsidR="00000000" w:rsidRPr="00000000">
        <w:rPr>
          <w:rFonts w:ascii="Courier New" w:cs="Courier New" w:eastAsia="Courier New" w:hAnsi="Courier New"/>
          <w:color w:val="080808"/>
          <w:rtl w:val="0"/>
        </w:rPr>
        <w:t xml:space="preserve">.statusCode());</w:t>
      </w:r>
    </w:p>
    <w:p w:rsidR="00000000" w:rsidDel="00000000" w:rsidP="00000000" w:rsidRDefault="00000000" w:rsidRPr="00000000" w14:paraId="00000198">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Assertions</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i w:val="1"/>
          <w:color w:val="080808"/>
          <w:rtl w:val="0"/>
        </w:rPr>
        <w:t xml:space="preserve">assertEquals</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1750eb"/>
          <w:rtl w:val="0"/>
        </w:rPr>
        <w:t xml:space="preserve">200</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createdUserResponse</w:t>
      </w:r>
      <w:r w:rsidDel="00000000" w:rsidR="00000000" w:rsidRPr="00000000">
        <w:rPr>
          <w:rFonts w:ascii="Courier New" w:cs="Courier New" w:eastAsia="Courier New" w:hAnsi="Courier New"/>
          <w:color w:val="080808"/>
          <w:rtl w:val="0"/>
        </w:rPr>
        <w:t xml:space="preserve">.getCode());</w:t>
      </w:r>
    </w:p>
    <w:p w:rsidR="00000000" w:rsidDel="00000000" w:rsidP="00000000" w:rsidRDefault="00000000" w:rsidRPr="00000000" w14:paraId="00000199">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Assertions</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i w:val="1"/>
          <w:color w:val="080808"/>
          <w:rtl w:val="0"/>
        </w:rPr>
        <w:t xml:space="preserve">assertEquals</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067d17"/>
          <w:rtl w:val="0"/>
        </w:rPr>
        <w:t xml:space="preserve">"unknown"</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createdUserResponse</w:t>
      </w:r>
      <w:r w:rsidDel="00000000" w:rsidR="00000000" w:rsidRPr="00000000">
        <w:rPr>
          <w:rFonts w:ascii="Courier New" w:cs="Courier New" w:eastAsia="Courier New" w:hAnsi="Courier New"/>
          <w:color w:val="080808"/>
          <w:rtl w:val="0"/>
        </w:rPr>
        <w:t xml:space="preserve">.getType());</w:t>
      </w:r>
    </w:p>
    <w:p w:rsidR="00000000" w:rsidDel="00000000" w:rsidP="00000000" w:rsidRDefault="00000000" w:rsidRPr="00000000" w14:paraId="0000019A">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Assertions</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i w:val="1"/>
          <w:color w:val="080808"/>
          <w:rtl w:val="0"/>
        </w:rPr>
        <w:t xml:space="preserve">assertFalse</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rtl w:val="0"/>
        </w:rPr>
        <w:t xml:space="preserve">createdUserResponse</w:t>
      </w:r>
      <w:r w:rsidDel="00000000" w:rsidR="00000000" w:rsidRPr="00000000">
        <w:rPr>
          <w:rFonts w:ascii="Courier New" w:cs="Courier New" w:eastAsia="Courier New" w:hAnsi="Courier New"/>
          <w:color w:val="080808"/>
          <w:rtl w:val="0"/>
        </w:rPr>
        <w:t xml:space="preserve">.getMessage().isEmpty());</w:t>
      </w:r>
    </w:p>
    <w:p w:rsidR="00000000" w:rsidDel="00000000" w:rsidP="00000000" w:rsidRDefault="00000000" w:rsidRPr="00000000" w14:paraId="0000019B">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9C">
      <w:pPr>
        <w:rPr>
          <w:rFonts w:ascii="Courier New" w:cs="Courier New" w:eastAsia="Courier New" w:hAnsi="Courier New"/>
          <w:i w:val="1"/>
          <w:color w:val="871094"/>
        </w:rPr>
      </w:pPr>
      <w:r w:rsidDel="00000000" w:rsidR="00000000" w:rsidRPr="00000000">
        <w:rPr>
          <w:rtl w:val="0"/>
        </w:rPr>
        <w:t xml:space="preserve">Тест выполняется два раза, так как в </w:t>
      </w:r>
      <w:r w:rsidDel="00000000" w:rsidR="00000000" w:rsidRPr="00000000">
        <w:rPr>
          <w:rFonts w:ascii="Courier New" w:cs="Courier New" w:eastAsia="Courier New" w:hAnsi="Courier New"/>
          <w:color w:val="0033b3"/>
          <w:rtl w:val="0"/>
        </w:rPr>
        <w:t xml:space="preserve">static </w:t>
      </w:r>
      <w:r w:rsidDel="00000000" w:rsidR="00000000" w:rsidRPr="00000000">
        <w:rPr>
          <w:rFonts w:ascii="Courier New" w:cs="Courier New" w:eastAsia="Courier New" w:hAnsi="Courier New"/>
          <w:rtl w:val="0"/>
        </w:rPr>
        <w:t xml:space="preserve">Stream</w:t>
      </w:r>
      <w:r w:rsidDel="00000000" w:rsidR="00000000" w:rsidRPr="00000000">
        <w:rPr>
          <w:rFonts w:ascii="Courier New" w:cs="Courier New" w:eastAsia="Courier New" w:hAnsi="Courier New"/>
          <w:color w:val="080808"/>
          <w:rtl w:val="0"/>
        </w:rPr>
        <w:t xml:space="preserve">&lt;</w:t>
      </w:r>
      <w:r w:rsidDel="00000000" w:rsidR="00000000" w:rsidRPr="00000000">
        <w:rPr>
          <w:rFonts w:ascii="Courier New" w:cs="Courier New" w:eastAsia="Courier New" w:hAnsi="Courier New"/>
          <w:rtl w:val="0"/>
        </w:rPr>
        <w:t xml:space="preserve">User</w:t>
      </w:r>
      <w:r w:rsidDel="00000000" w:rsidR="00000000" w:rsidRPr="00000000">
        <w:rPr>
          <w:rFonts w:ascii="Courier New" w:cs="Courier New" w:eastAsia="Courier New" w:hAnsi="Courier New"/>
          <w:color w:val="080808"/>
          <w:rtl w:val="0"/>
        </w:rPr>
        <w:t xml:space="preserve">&gt; </w:t>
      </w:r>
      <w:r w:rsidDel="00000000" w:rsidR="00000000" w:rsidRPr="00000000">
        <w:rPr>
          <w:rFonts w:ascii="Courier New" w:cs="Courier New" w:eastAsia="Courier New" w:hAnsi="Courier New"/>
          <w:color w:val="00627a"/>
          <w:rtl w:val="0"/>
        </w:rPr>
        <w:t xml:space="preserve">users</w:t>
      </w:r>
      <w:r w:rsidDel="00000000" w:rsidR="00000000" w:rsidRPr="00000000">
        <w:rPr>
          <w:rFonts w:ascii="Courier New" w:cs="Courier New" w:eastAsia="Courier New" w:hAnsi="Courier New"/>
          <w:color w:val="080808"/>
          <w:rtl w:val="0"/>
        </w:rPr>
        <w:t xml:space="preserve">() </w:t>
      </w:r>
      <w:r w:rsidDel="00000000" w:rsidR="00000000" w:rsidRPr="00000000">
        <w:rPr>
          <w:rtl w:val="0"/>
        </w:rPr>
        <w:t xml:space="preserve">мы задали оба варианта: </w:t>
      </w:r>
      <w:r w:rsidDel="00000000" w:rsidR="00000000" w:rsidRPr="00000000">
        <w:rPr>
          <w:rFonts w:ascii="Courier New" w:cs="Courier New" w:eastAsia="Courier New" w:hAnsi="Courier New"/>
          <w:i w:val="1"/>
          <w:color w:val="871094"/>
          <w:rtl w:val="0"/>
        </w:rPr>
        <w:t xml:space="preserve">DEFAULT_USER</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i w:val="1"/>
          <w:color w:val="871094"/>
          <w:rtl w:val="0"/>
        </w:rPr>
        <w:t xml:space="preserve">INVALID_USER</w:t>
      </w:r>
    </w:p>
    <w:p w:rsidR="00000000" w:rsidDel="00000000" w:rsidP="00000000" w:rsidRDefault="00000000" w:rsidRPr="00000000" w14:paraId="0000019D">
      <w:pPr>
        <w:rPr>
          <w:rFonts w:ascii="Courier New" w:cs="Courier New" w:eastAsia="Courier New" w:hAnsi="Courier New"/>
          <w:i w:val="1"/>
          <w:color w:val="871094"/>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Не забудьте исправить отдельный тест, где нужно проверять: </w:t>
      </w:r>
    </w:p>
    <w:p w:rsidR="00000000" w:rsidDel="00000000" w:rsidP="00000000" w:rsidRDefault="00000000" w:rsidRPr="00000000" w14:paraId="0000019F">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rtl w:val="0"/>
        </w:rPr>
        <w:t xml:space="preserve">Assertions</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i w:val="1"/>
          <w:color w:val="080808"/>
          <w:rtl w:val="0"/>
        </w:rPr>
        <w:t xml:space="preserve">assertEquals</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067d17"/>
          <w:rtl w:val="0"/>
        </w:rPr>
        <w:t xml:space="preserve">"0"</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createdUserResponse</w:t>
      </w:r>
      <w:r w:rsidDel="00000000" w:rsidR="00000000" w:rsidRPr="00000000">
        <w:rPr>
          <w:rFonts w:ascii="Courier New" w:cs="Courier New" w:eastAsia="Courier New" w:hAnsi="Courier New"/>
          <w:color w:val="080808"/>
          <w:rtl w:val="0"/>
        </w:rPr>
        <w:t xml:space="preserve">.getMessage());</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Подробнее про параметризованные тесты на JUnit 5: </w:t>
      </w:r>
      <w:hyperlink r:id="rId56">
        <w:r w:rsidDel="00000000" w:rsidR="00000000" w:rsidRPr="00000000">
          <w:rPr>
            <w:color w:val="1155cc"/>
            <w:u w:val="single"/>
            <w:rtl w:val="0"/>
          </w:rPr>
          <w:t xml:space="preserve">https://www.baeldung.com/parameterized-tests-junit-5</w:t>
        </w:r>
      </w:hyperlink>
      <w:r w:rsidDel="00000000" w:rsidR="00000000" w:rsidRPr="00000000">
        <w:rPr>
          <w:rtl w:val="0"/>
        </w:rPr>
        <w:t xml:space="preserve"> </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Как обычно: коммит, мерж, и т.д.</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Код ветки после добавления параметризированных тестов: </w:t>
      </w:r>
      <w:hyperlink r:id="rId57">
        <w:r w:rsidDel="00000000" w:rsidR="00000000" w:rsidRPr="00000000">
          <w:rPr>
            <w:color w:val="1155cc"/>
            <w:u w:val="single"/>
            <w:rtl w:val="0"/>
          </w:rPr>
          <w:t xml:space="preserve">https://github.com/topsycreed/new-java-framework/tree/5-parametrized</w:t>
        </w:r>
      </w:hyperlink>
      <w:r w:rsidDel="00000000" w:rsidR="00000000" w:rsidRPr="00000000">
        <w:rPr>
          <w:rtl w:val="0"/>
        </w:rPr>
        <w:t xml:space="preserve"> и его Pull request: </w:t>
      </w:r>
      <w:hyperlink r:id="rId58">
        <w:r w:rsidDel="00000000" w:rsidR="00000000" w:rsidRPr="00000000">
          <w:rPr>
            <w:color w:val="1155cc"/>
            <w:u w:val="single"/>
            <w:rtl w:val="0"/>
          </w:rPr>
          <w:t xml:space="preserve">https://github.com/topsycreed/new-java-framework/pull/5</w:t>
        </w:r>
      </w:hyperlink>
      <w:r w:rsidDel="00000000" w:rsidR="00000000" w:rsidRPr="00000000">
        <w:rPr>
          <w:rtl w:val="0"/>
        </w:rPr>
        <w:t xml:space="preserve"> </w:t>
      </w:r>
    </w:p>
    <w:p w:rsidR="00000000" w:rsidDel="00000000" w:rsidP="00000000" w:rsidRDefault="00000000" w:rsidRPr="00000000" w14:paraId="000001A6">
      <w:pPr>
        <w:pStyle w:val="Heading1"/>
        <w:rPr/>
      </w:pPr>
      <w:bookmarkStart w:colFirst="0" w:colLast="0" w:name="_c1qlartalhaw" w:id="10"/>
      <w:bookmarkEnd w:id="10"/>
      <w:r w:rsidDel="00000000" w:rsidR="00000000" w:rsidRPr="00000000">
        <w:rPr>
          <w:rtl w:val="0"/>
        </w:rPr>
        <w:t xml:space="preserve">10 - Написание и запуск первого UI теста</w:t>
      </w:r>
    </w:p>
    <w:p w:rsidR="00000000" w:rsidDel="00000000" w:rsidP="00000000" w:rsidRDefault="00000000" w:rsidRPr="00000000" w14:paraId="000001A7">
      <w:pPr>
        <w:rPr/>
      </w:pPr>
      <w:hyperlink r:id="rId59">
        <w:r w:rsidDel="00000000" w:rsidR="00000000" w:rsidRPr="00000000">
          <w:rPr>
            <w:color w:val="1155cc"/>
            <w:u w:val="single"/>
            <w:rtl w:val="0"/>
          </w:rPr>
          <w:t xml:space="preserve">https://github.com/basdijkstra/a-test-automation-project/blob/main/09-adding-a-first-ui-test.md</w:t>
        </w:r>
      </w:hyperlink>
      <w:r w:rsidDel="00000000" w:rsidR="00000000" w:rsidRPr="00000000">
        <w:rPr>
          <w:rtl w:val="0"/>
        </w:rPr>
        <w:t xml:space="preserve"> </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Давайте теперь напишем первый UI тест.</w:t>
      </w:r>
    </w:p>
    <w:p w:rsidR="00000000" w:rsidDel="00000000" w:rsidP="00000000" w:rsidRDefault="00000000" w:rsidRPr="00000000" w14:paraId="000001AA">
      <w:pPr>
        <w:rPr/>
      </w:pPr>
      <w:r w:rsidDel="00000000" w:rsidR="00000000" w:rsidRPr="00000000">
        <w:rPr>
          <w:rtl w:val="0"/>
        </w:rPr>
        <w:t xml:space="preserve">Тестировать будем специальный сайт </w:t>
      </w:r>
      <w:hyperlink r:id="rId60">
        <w:r w:rsidDel="00000000" w:rsidR="00000000" w:rsidRPr="00000000">
          <w:rPr>
            <w:color w:val="1155cc"/>
            <w:u w:val="single"/>
            <w:rtl w:val="0"/>
          </w:rPr>
          <w:t xml:space="preserve">https://bonigarcia.dev/selenium-webdriver-java/</w:t>
        </w:r>
      </w:hyperlink>
      <w:r w:rsidDel="00000000" w:rsidR="00000000" w:rsidRPr="00000000">
        <w:rPr>
          <w:rtl w:val="0"/>
        </w:rPr>
        <w:t xml:space="preserve"> на котором много элементов для тренировок.</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numPr>
          <w:ilvl w:val="0"/>
          <w:numId w:val="8"/>
        </w:numPr>
        <w:ind w:left="720" w:hanging="360"/>
        <w:rPr>
          <w:u w:val="none"/>
        </w:rPr>
      </w:pPr>
      <w:r w:rsidDel="00000000" w:rsidR="00000000" w:rsidRPr="00000000">
        <w:rPr>
          <w:rtl w:val="0"/>
        </w:rPr>
        <w:t xml:space="preserve">Нужно добавить зависимость на UI библиотеку, это может быть что угодно из списка: Selenium, Selenide, Playwright. Я выберу базу - чистый Selenium. </w:t>
      </w:r>
      <w:hyperlink r:id="rId61">
        <w:r w:rsidDel="00000000" w:rsidR="00000000" w:rsidRPr="00000000">
          <w:rPr>
            <w:color w:val="1155cc"/>
            <w:u w:val="single"/>
            <w:rtl w:val="0"/>
          </w:rPr>
          <w:t xml:space="preserve">https://mvnrepository.com/artifact/org.seleniumhq.selenium/selenium-java</w:t>
        </w:r>
      </w:hyperlink>
      <w:r w:rsidDel="00000000" w:rsidR="00000000" w:rsidRPr="00000000">
        <w:rPr>
          <w:rtl w:val="0"/>
        </w:rPr>
        <w:t xml:space="preserve"> </w:t>
      </w:r>
    </w:p>
    <w:p w:rsidR="00000000" w:rsidDel="00000000" w:rsidP="00000000" w:rsidRDefault="00000000" w:rsidRPr="00000000" w14:paraId="000001AD">
      <w:pPr>
        <w:numPr>
          <w:ilvl w:val="0"/>
          <w:numId w:val="8"/>
        </w:numPr>
        <w:ind w:left="720" w:hanging="360"/>
        <w:rPr>
          <w:u w:val="none"/>
        </w:rPr>
      </w:pPr>
      <w:r w:rsidDel="00000000" w:rsidR="00000000" w:rsidRPr="00000000">
        <w:rPr>
          <w:rtl w:val="0"/>
        </w:rPr>
        <w:t xml:space="preserve">Теперь собственно сам тест:</w:t>
      </w:r>
    </w:p>
    <w:p w:rsidR="00000000" w:rsidDel="00000000" w:rsidP="00000000" w:rsidRDefault="00000000" w:rsidRPr="00000000" w14:paraId="000001AE">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rtl w:val="0"/>
        </w:rPr>
        <w:t xml:space="preserve">WebDriver </w:t>
      </w:r>
      <w:r w:rsidDel="00000000" w:rsidR="00000000" w:rsidRPr="00000000">
        <w:rPr>
          <w:rFonts w:ascii="Courier New" w:cs="Courier New" w:eastAsia="Courier New" w:hAnsi="Courier New"/>
          <w:color w:val="871094"/>
          <w:rtl w:val="0"/>
        </w:rPr>
        <w:t xml:space="preserve">driver</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AF">
      <w:pPr>
        <w:shd w:fill="ffffff" w:val="clear"/>
        <w:rPr>
          <w:rFonts w:ascii="Courier New" w:cs="Courier New" w:eastAsia="Courier New" w:hAnsi="Courier New"/>
          <w:color w:val="080808"/>
        </w:rPr>
      </w:pPr>
      <w:r w:rsidDel="00000000" w:rsidR="00000000" w:rsidRPr="00000000">
        <w:rPr>
          <w:rtl w:val="0"/>
        </w:rPr>
      </w:r>
    </w:p>
    <w:p w:rsidR="00000000" w:rsidDel="00000000" w:rsidP="00000000" w:rsidRDefault="00000000" w:rsidRPr="00000000" w14:paraId="000001B0">
      <w:pPr>
        <w:shd w:fill="ffffff" w:val="clear"/>
        <w:rPr>
          <w:rFonts w:ascii="Courier New" w:cs="Courier New" w:eastAsia="Courier New" w:hAnsi="Courier New"/>
          <w:color w:val="9e880d"/>
        </w:rPr>
      </w:pPr>
      <w:r w:rsidDel="00000000" w:rsidR="00000000" w:rsidRPr="00000000">
        <w:rPr>
          <w:rFonts w:ascii="Courier New" w:cs="Courier New" w:eastAsia="Courier New" w:hAnsi="Courier New"/>
          <w:color w:val="9e880d"/>
          <w:rtl w:val="0"/>
        </w:rPr>
        <w:t xml:space="preserve">@BeforeEach</w:t>
      </w:r>
    </w:p>
    <w:p w:rsidR="00000000" w:rsidDel="00000000" w:rsidP="00000000" w:rsidRDefault="00000000" w:rsidRPr="00000000" w14:paraId="000001B1">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033b3"/>
          <w:rtl w:val="0"/>
        </w:rPr>
        <w:t xml:space="preserve">void </w:t>
      </w:r>
      <w:r w:rsidDel="00000000" w:rsidR="00000000" w:rsidRPr="00000000">
        <w:rPr>
          <w:rFonts w:ascii="Courier New" w:cs="Courier New" w:eastAsia="Courier New" w:hAnsi="Courier New"/>
          <w:color w:val="00627a"/>
          <w:rtl w:val="0"/>
        </w:rPr>
        <w:t xml:space="preserve">setup</w:t>
      </w:r>
      <w:r w:rsidDel="00000000" w:rsidR="00000000" w:rsidRPr="00000000">
        <w:rPr>
          <w:rFonts w:ascii="Courier New" w:cs="Courier New" w:eastAsia="Courier New" w:hAnsi="Courier New"/>
          <w:color w:val="080808"/>
          <w:rtl w:val="0"/>
        </w:rPr>
        <w:t xml:space="preserve">() {</w:t>
      </w:r>
    </w:p>
    <w:p w:rsidR="00000000" w:rsidDel="00000000" w:rsidP="00000000" w:rsidRDefault="00000000" w:rsidRPr="00000000" w14:paraId="000001B2">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871094"/>
          <w:rtl w:val="0"/>
        </w:rPr>
        <w:t xml:space="preserve">driver </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033b3"/>
          <w:rtl w:val="0"/>
        </w:rPr>
        <w:t xml:space="preserve">new </w:t>
      </w:r>
      <w:r w:rsidDel="00000000" w:rsidR="00000000" w:rsidRPr="00000000">
        <w:rPr>
          <w:rFonts w:ascii="Courier New" w:cs="Courier New" w:eastAsia="Courier New" w:hAnsi="Courier New"/>
          <w:color w:val="080808"/>
          <w:rtl w:val="0"/>
        </w:rPr>
        <w:t xml:space="preserve">ChromeDriver();</w:t>
      </w:r>
    </w:p>
    <w:p w:rsidR="00000000" w:rsidDel="00000000" w:rsidP="00000000" w:rsidRDefault="00000000" w:rsidRPr="00000000" w14:paraId="000001B3">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B4">
      <w:pPr>
        <w:shd w:fill="ffffff" w:val="clear"/>
        <w:rPr>
          <w:rFonts w:ascii="Courier New" w:cs="Courier New" w:eastAsia="Courier New" w:hAnsi="Courier New"/>
          <w:color w:val="080808"/>
        </w:rPr>
      </w:pPr>
      <w:r w:rsidDel="00000000" w:rsidR="00000000" w:rsidRPr="00000000">
        <w:rPr>
          <w:rtl w:val="0"/>
        </w:rPr>
      </w:r>
    </w:p>
    <w:p w:rsidR="00000000" w:rsidDel="00000000" w:rsidP="00000000" w:rsidRDefault="00000000" w:rsidRPr="00000000" w14:paraId="000001B5">
      <w:pPr>
        <w:shd w:fill="ffffff" w:val="clear"/>
        <w:rPr>
          <w:rFonts w:ascii="Courier New" w:cs="Courier New" w:eastAsia="Courier New" w:hAnsi="Courier New"/>
          <w:color w:val="9e880d"/>
        </w:rPr>
      </w:pPr>
      <w:r w:rsidDel="00000000" w:rsidR="00000000" w:rsidRPr="00000000">
        <w:rPr>
          <w:rFonts w:ascii="Courier New" w:cs="Courier New" w:eastAsia="Courier New" w:hAnsi="Courier New"/>
          <w:color w:val="9e880d"/>
          <w:rtl w:val="0"/>
        </w:rPr>
        <w:t xml:space="preserve">@AfterEach</w:t>
      </w:r>
    </w:p>
    <w:p w:rsidR="00000000" w:rsidDel="00000000" w:rsidP="00000000" w:rsidRDefault="00000000" w:rsidRPr="00000000" w14:paraId="000001B6">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033b3"/>
          <w:rtl w:val="0"/>
        </w:rPr>
        <w:t xml:space="preserve">void </w:t>
      </w:r>
      <w:r w:rsidDel="00000000" w:rsidR="00000000" w:rsidRPr="00000000">
        <w:rPr>
          <w:rFonts w:ascii="Courier New" w:cs="Courier New" w:eastAsia="Courier New" w:hAnsi="Courier New"/>
          <w:color w:val="00627a"/>
          <w:rtl w:val="0"/>
        </w:rPr>
        <w:t xml:space="preserve">tearDown</w:t>
      </w:r>
      <w:r w:rsidDel="00000000" w:rsidR="00000000" w:rsidRPr="00000000">
        <w:rPr>
          <w:rFonts w:ascii="Courier New" w:cs="Courier New" w:eastAsia="Courier New" w:hAnsi="Courier New"/>
          <w:color w:val="080808"/>
          <w:rtl w:val="0"/>
        </w:rPr>
        <w:t xml:space="preserve">() {</w:t>
      </w:r>
    </w:p>
    <w:p w:rsidR="00000000" w:rsidDel="00000000" w:rsidP="00000000" w:rsidRDefault="00000000" w:rsidRPr="00000000" w14:paraId="000001B7">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871094"/>
          <w:rtl w:val="0"/>
        </w:rPr>
        <w:t xml:space="preserve">driver</w:t>
      </w:r>
      <w:r w:rsidDel="00000000" w:rsidR="00000000" w:rsidRPr="00000000">
        <w:rPr>
          <w:rFonts w:ascii="Courier New" w:cs="Courier New" w:eastAsia="Courier New" w:hAnsi="Courier New"/>
          <w:color w:val="080808"/>
          <w:rtl w:val="0"/>
        </w:rPr>
        <w:t xml:space="preserve">.quit();</w:t>
      </w:r>
    </w:p>
    <w:p w:rsidR="00000000" w:rsidDel="00000000" w:rsidP="00000000" w:rsidRDefault="00000000" w:rsidRPr="00000000" w14:paraId="000001B8">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B9">
      <w:pPr>
        <w:shd w:fill="ffffff" w:val="clear"/>
        <w:rPr>
          <w:rFonts w:ascii="Courier New" w:cs="Courier New" w:eastAsia="Courier New" w:hAnsi="Courier New"/>
          <w:color w:val="080808"/>
        </w:rPr>
      </w:pPr>
      <w:r w:rsidDel="00000000" w:rsidR="00000000" w:rsidRPr="00000000">
        <w:rPr>
          <w:rtl w:val="0"/>
        </w:rPr>
      </w:r>
    </w:p>
    <w:p w:rsidR="00000000" w:rsidDel="00000000" w:rsidP="00000000" w:rsidRDefault="00000000" w:rsidRPr="00000000" w14:paraId="000001BA">
      <w:pPr>
        <w:shd w:fill="ffffff" w:val="clear"/>
        <w:rPr>
          <w:rFonts w:ascii="Courier New" w:cs="Courier New" w:eastAsia="Courier New" w:hAnsi="Courier New"/>
          <w:color w:val="9e880d"/>
        </w:rPr>
      </w:pPr>
      <w:r w:rsidDel="00000000" w:rsidR="00000000" w:rsidRPr="00000000">
        <w:rPr>
          <w:rFonts w:ascii="Courier New" w:cs="Courier New" w:eastAsia="Courier New" w:hAnsi="Courier New"/>
          <w:color w:val="9e880d"/>
          <w:rtl w:val="0"/>
        </w:rPr>
        <w:t xml:space="preserve">@Test</w:t>
      </w:r>
    </w:p>
    <w:p w:rsidR="00000000" w:rsidDel="00000000" w:rsidP="00000000" w:rsidRDefault="00000000" w:rsidRPr="00000000" w14:paraId="000001BB">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033b3"/>
          <w:rtl w:val="0"/>
        </w:rPr>
        <w:t xml:space="preserve">void </w:t>
      </w:r>
      <w:r w:rsidDel="00000000" w:rsidR="00000000" w:rsidRPr="00000000">
        <w:rPr>
          <w:rFonts w:ascii="Courier New" w:cs="Courier New" w:eastAsia="Courier New" w:hAnsi="Courier New"/>
          <w:color w:val="00627a"/>
          <w:rtl w:val="0"/>
        </w:rPr>
        <w:t xml:space="preserve">submitWebFormTest</w:t>
      </w:r>
      <w:r w:rsidDel="00000000" w:rsidR="00000000" w:rsidRPr="00000000">
        <w:rPr>
          <w:rFonts w:ascii="Courier New" w:cs="Courier New" w:eastAsia="Courier New" w:hAnsi="Courier New"/>
          <w:color w:val="080808"/>
          <w:rtl w:val="0"/>
        </w:rPr>
        <w:t xml:space="preserve">() {</w:t>
      </w:r>
    </w:p>
    <w:p w:rsidR="00000000" w:rsidDel="00000000" w:rsidP="00000000" w:rsidRDefault="00000000" w:rsidRPr="00000000" w14:paraId="000001BC">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871094"/>
          <w:rtl w:val="0"/>
        </w:rPr>
        <w:t xml:space="preserve">driver</w:t>
      </w:r>
      <w:r w:rsidDel="00000000" w:rsidR="00000000" w:rsidRPr="00000000">
        <w:rPr>
          <w:rFonts w:ascii="Courier New" w:cs="Courier New" w:eastAsia="Courier New" w:hAnsi="Courier New"/>
          <w:color w:val="080808"/>
          <w:rtl w:val="0"/>
        </w:rPr>
        <w:t xml:space="preserve">.get(</w:t>
      </w:r>
      <w:r w:rsidDel="00000000" w:rsidR="00000000" w:rsidRPr="00000000">
        <w:rPr>
          <w:rFonts w:ascii="Courier New" w:cs="Courier New" w:eastAsia="Courier New" w:hAnsi="Courier New"/>
          <w:i w:val="1"/>
          <w:color w:val="871094"/>
          <w:rtl w:val="0"/>
        </w:rPr>
        <w:t xml:space="preserve">UI_BASE_URL</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BD">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871094"/>
          <w:rtl w:val="0"/>
        </w:rPr>
        <w:t xml:space="preserve">driver</w:t>
      </w:r>
      <w:r w:rsidDel="00000000" w:rsidR="00000000" w:rsidRPr="00000000">
        <w:rPr>
          <w:rFonts w:ascii="Courier New" w:cs="Courier New" w:eastAsia="Courier New" w:hAnsi="Courier New"/>
          <w:color w:val="080808"/>
          <w:rtl w:val="0"/>
        </w:rPr>
        <w:t xml:space="preserve">.findElement(</w:t>
      </w:r>
      <w:r w:rsidDel="00000000" w:rsidR="00000000" w:rsidRPr="00000000">
        <w:rPr>
          <w:rFonts w:ascii="Courier New" w:cs="Courier New" w:eastAsia="Courier New" w:hAnsi="Courier New"/>
          <w:rtl w:val="0"/>
        </w:rPr>
        <w:t xml:space="preserve">By</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i w:val="1"/>
          <w:color w:val="080808"/>
          <w:rtl w:val="0"/>
        </w:rPr>
        <w:t xml:space="preserve">linkText</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067d17"/>
          <w:rtl w:val="0"/>
        </w:rPr>
        <w:t xml:space="preserve">"Web form"</w:t>
      </w:r>
      <w:r w:rsidDel="00000000" w:rsidR="00000000" w:rsidRPr="00000000">
        <w:rPr>
          <w:rFonts w:ascii="Courier New" w:cs="Courier New" w:eastAsia="Courier New" w:hAnsi="Courier New"/>
          <w:color w:val="080808"/>
          <w:rtl w:val="0"/>
        </w:rPr>
        <w:t xml:space="preserve">)).click();</w:t>
      </w:r>
    </w:p>
    <w:p w:rsidR="00000000" w:rsidDel="00000000" w:rsidP="00000000" w:rsidRDefault="00000000" w:rsidRPr="00000000" w14:paraId="000001BE">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871094"/>
          <w:rtl w:val="0"/>
        </w:rPr>
        <w:t xml:space="preserve">driver</w:t>
      </w:r>
      <w:r w:rsidDel="00000000" w:rsidR="00000000" w:rsidRPr="00000000">
        <w:rPr>
          <w:rFonts w:ascii="Courier New" w:cs="Courier New" w:eastAsia="Courier New" w:hAnsi="Courier New"/>
          <w:color w:val="080808"/>
          <w:rtl w:val="0"/>
        </w:rPr>
        <w:t xml:space="preserve">.findElement(</w:t>
      </w:r>
      <w:r w:rsidDel="00000000" w:rsidR="00000000" w:rsidRPr="00000000">
        <w:rPr>
          <w:rFonts w:ascii="Courier New" w:cs="Courier New" w:eastAsia="Courier New" w:hAnsi="Courier New"/>
          <w:rtl w:val="0"/>
        </w:rPr>
        <w:t xml:space="preserve">By</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i w:val="1"/>
          <w:color w:val="080808"/>
          <w:rtl w:val="0"/>
        </w:rPr>
        <w:t xml:space="preserve">id</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067d17"/>
          <w:rtl w:val="0"/>
        </w:rPr>
        <w:t xml:space="preserve">"my-text-id"</w:t>
      </w:r>
      <w:r w:rsidDel="00000000" w:rsidR="00000000" w:rsidRPr="00000000">
        <w:rPr>
          <w:rFonts w:ascii="Courier New" w:cs="Courier New" w:eastAsia="Courier New" w:hAnsi="Courier New"/>
          <w:color w:val="080808"/>
          <w:rtl w:val="0"/>
        </w:rPr>
        <w:t xml:space="preserve">)).sendKeys(</w:t>
      </w:r>
      <w:r w:rsidDel="00000000" w:rsidR="00000000" w:rsidRPr="00000000">
        <w:rPr>
          <w:rFonts w:ascii="Courier New" w:cs="Courier New" w:eastAsia="Courier New" w:hAnsi="Courier New"/>
          <w:color w:val="067d17"/>
          <w:rtl w:val="0"/>
        </w:rPr>
        <w:t xml:space="preserve">"Text"</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BF">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871094"/>
          <w:rtl w:val="0"/>
        </w:rPr>
        <w:t xml:space="preserve">driver</w:t>
      </w:r>
      <w:r w:rsidDel="00000000" w:rsidR="00000000" w:rsidRPr="00000000">
        <w:rPr>
          <w:rFonts w:ascii="Courier New" w:cs="Courier New" w:eastAsia="Courier New" w:hAnsi="Courier New"/>
          <w:color w:val="080808"/>
          <w:rtl w:val="0"/>
        </w:rPr>
        <w:t xml:space="preserve">.findElement(</w:t>
      </w:r>
      <w:r w:rsidDel="00000000" w:rsidR="00000000" w:rsidRPr="00000000">
        <w:rPr>
          <w:rFonts w:ascii="Courier New" w:cs="Courier New" w:eastAsia="Courier New" w:hAnsi="Courier New"/>
          <w:rtl w:val="0"/>
        </w:rPr>
        <w:t xml:space="preserve">By</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i w:val="1"/>
          <w:color w:val="080808"/>
          <w:rtl w:val="0"/>
        </w:rPr>
        <w:t xml:space="preserve">xpath</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067d17"/>
          <w:rtl w:val="0"/>
        </w:rPr>
        <w:t xml:space="preserve">"//button[@type = 'submit']"</w:t>
      </w:r>
      <w:r w:rsidDel="00000000" w:rsidR="00000000" w:rsidRPr="00000000">
        <w:rPr>
          <w:rFonts w:ascii="Courier New" w:cs="Courier New" w:eastAsia="Courier New" w:hAnsi="Courier New"/>
          <w:color w:val="080808"/>
          <w:rtl w:val="0"/>
        </w:rPr>
        <w:t xml:space="preserve">)).click();</w:t>
      </w:r>
    </w:p>
    <w:p w:rsidR="00000000" w:rsidDel="00000000" w:rsidP="00000000" w:rsidRDefault="00000000" w:rsidRPr="00000000" w14:paraId="000001C0">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WebElement title </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871094"/>
          <w:rtl w:val="0"/>
        </w:rPr>
        <w:t xml:space="preserve">driver</w:t>
      </w:r>
      <w:r w:rsidDel="00000000" w:rsidR="00000000" w:rsidRPr="00000000">
        <w:rPr>
          <w:rFonts w:ascii="Courier New" w:cs="Courier New" w:eastAsia="Courier New" w:hAnsi="Courier New"/>
          <w:color w:val="080808"/>
          <w:rtl w:val="0"/>
        </w:rPr>
        <w:t xml:space="preserve">.findElement(</w:t>
      </w:r>
      <w:r w:rsidDel="00000000" w:rsidR="00000000" w:rsidRPr="00000000">
        <w:rPr>
          <w:rFonts w:ascii="Courier New" w:cs="Courier New" w:eastAsia="Courier New" w:hAnsi="Courier New"/>
          <w:rtl w:val="0"/>
        </w:rPr>
        <w:t xml:space="preserve">By</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i w:val="1"/>
          <w:color w:val="080808"/>
          <w:rtl w:val="0"/>
        </w:rPr>
        <w:t xml:space="preserve">className</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067d17"/>
          <w:rtl w:val="0"/>
        </w:rPr>
        <w:t xml:space="preserve">"display-6"</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C1">
      <w:pPr>
        <w:shd w:fill="ffffff" w:val="clear"/>
        <w:rPr>
          <w:rFonts w:ascii="Courier New" w:cs="Courier New" w:eastAsia="Courier New" w:hAnsi="Courier New"/>
          <w:color w:val="080808"/>
        </w:rPr>
      </w:pPr>
      <w:r w:rsidDel="00000000" w:rsidR="00000000" w:rsidRPr="00000000">
        <w:rPr>
          <w:rtl w:val="0"/>
        </w:rPr>
      </w:r>
    </w:p>
    <w:p w:rsidR="00000000" w:rsidDel="00000000" w:rsidP="00000000" w:rsidRDefault="00000000" w:rsidRPr="00000000" w14:paraId="000001C2">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Assertions</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i w:val="1"/>
          <w:color w:val="080808"/>
          <w:rtl w:val="0"/>
        </w:rPr>
        <w:t xml:space="preserve">assertEquals</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067d17"/>
          <w:rtl w:val="0"/>
        </w:rPr>
        <w:t xml:space="preserve">"Form submitted"</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title</w:t>
      </w:r>
      <w:r w:rsidDel="00000000" w:rsidR="00000000" w:rsidRPr="00000000">
        <w:rPr>
          <w:rFonts w:ascii="Courier New" w:cs="Courier New" w:eastAsia="Courier New" w:hAnsi="Courier New"/>
          <w:color w:val="080808"/>
          <w:rtl w:val="0"/>
        </w:rPr>
        <w:t xml:space="preserve">.getText());</w:t>
      </w:r>
    </w:p>
    <w:p w:rsidR="00000000" w:rsidDel="00000000" w:rsidP="00000000" w:rsidRDefault="00000000" w:rsidRPr="00000000" w14:paraId="000001C3">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C4">
      <w:pPr>
        <w:rPr/>
      </w:pPr>
      <w:r w:rsidDel="00000000" w:rsidR="00000000" w:rsidRPr="00000000">
        <w:rPr>
          <w:rtl w:val="0"/>
        </w:rPr>
        <w:t xml:space="preserve">Тут нам нужно вынести создание браузера и закрытие страницы в </w:t>
      </w:r>
      <w:r w:rsidDel="00000000" w:rsidR="00000000" w:rsidRPr="00000000">
        <w:rPr>
          <w:rFonts w:ascii="Courier New" w:cs="Courier New" w:eastAsia="Courier New" w:hAnsi="Courier New"/>
          <w:color w:val="9e880d"/>
          <w:rtl w:val="0"/>
        </w:rPr>
        <w:t xml:space="preserve">@BeforeEach </w:t>
      </w:r>
      <w:r w:rsidDel="00000000" w:rsidR="00000000" w:rsidRPr="00000000">
        <w:rPr>
          <w:rtl w:val="0"/>
        </w:rPr>
        <w:t xml:space="preserve">и </w:t>
      </w:r>
      <w:r w:rsidDel="00000000" w:rsidR="00000000" w:rsidRPr="00000000">
        <w:rPr>
          <w:rFonts w:ascii="Courier New" w:cs="Courier New" w:eastAsia="Courier New" w:hAnsi="Courier New"/>
          <w:color w:val="9e880d"/>
          <w:rtl w:val="0"/>
        </w:rPr>
        <w:t xml:space="preserve">@AfterEach </w:t>
      </w:r>
      <w:r w:rsidDel="00000000" w:rsidR="00000000" w:rsidRPr="00000000">
        <w:rPr>
          <w:rtl w:val="0"/>
        </w:rPr>
        <w:t xml:space="preserve">чтобы браузер закрывался даже в случае падения теста. А также нужно добавить публичную константу </w:t>
      </w:r>
      <w:r w:rsidDel="00000000" w:rsidR="00000000" w:rsidRPr="00000000">
        <w:rPr>
          <w:rFonts w:ascii="Courier New" w:cs="Courier New" w:eastAsia="Courier New" w:hAnsi="Courier New"/>
          <w:i w:val="1"/>
          <w:color w:val="871094"/>
          <w:rtl w:val="0"/>
        </w:rPr>
        <w:t xml:space="preserve">UI_BASE_URL</w:t>
      </w:r>
      <w:r w:rsidDel="00000000" w:rsidR="00000000" w:rsidRPr="00000000">
        <w:rPr>
          <w:rtl w:val="0"/>
        </w:rPr>
      </w:r>
    </w:p>
    <w:p w:rsidR="00000000" w:rsidDel="00000000" w:rsidP="00000000" w:rsidRDefault="00000000" w:rsidRPr="00000000" w14:paraId="000001C5">
      <w:pPr>
        <w:numPr>
          <w:ilvl w:val="0"/>
          <w:numId w:val="8"/>
        </w:numPr>
        <w:ind w:left="720" w:hanging="360"/>
      </w:pPr>
      <w:r w:rsidDel="00000000" w:rsidR="00000000" w:rsidRPr="00000000">
        <w:rPr>
          <w:rtl w:val="0"/>
        </w:rPr>
        <w:t xml:space="preserve">Как обычно: коммит, мерж, и т.д.</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Код ветки после добавления первого UI теста: </w:t>
      </w:r>
      <w:hyperlink r:id="rId62">
        <w:r w:rsidDel="00000000" w:rsidR="00000000" w:rsidRPr="00000000">
          <w:rPr>
            <w:color w:val="1155cc"/>
            <w:u w:val="single"/>
            <w:rtl w:val="0"/>
          </w:rPr>
          <w:t xml:space="preserve">https://github.com/topsycreed/new-java-framework/tree/6-ui</w:t>
        </w:r>
      </w:hyperlink>
      <w:r w:rsidDel="00000000" w:rsidR="00000000" w:rsidRPr="00000000">
        <w:rPr>
          <w:rtl w:val="0"/>
        </w:rPr>
        <w:t xml:space="preserve"> и его Pull request: </w:t>
      </w:r>
      <w:hyperlink r:id="rId63">
        <w:r w:rsidDel="00000000" w:rsidR="00000000" w:rsidRPr="00000000">
          <w:rPr>
            <w:color w:val="1155cc"/>
            <w:u w:val="single"/>
            <w:rtl w:val="0"/>
          </w:rPr>
          <w:t xml:space="preserve">https://github.com/topsycreed/new-java-framework/pull/6</w:t>
        </w:r>
      </w:hyperlink>
      <w:r w:rsidDel="00000000" w:rsidR="00000000" w:rsidRPr="00000000">
        <w:rPr>
          <w:rtl w:val="0"/>
        </w:rPr>
        <w:t xml:space="preserve"> </w:t>
      </w:r>
    </w:p>
    <w:p w:rsidR="00000000" w:rsidDel="00000000" w:rsidP="00000000" w:rsidRDefault="00000000" w:rsidRPr="00000000" w14:paraId="000001C8">
      <w:pPr>
        <w:pStyle w:val="Heading1"/>
        <w:rPr/>
      </w:pPr>
      <w:bookmarkStart w:colFirst="0" w:colLast="0" w:name="_uteli4vxu6n" w:id="11"/>
      <w:bookmarkEnd w:id="11"/>
      <w:r w:rsidDel="00000000" w:rsidR="00000000" w:rsidRPr="00000000">
        <w:rPr>
          <w:rtl w:val="0"/>
        </w:rPr>
        <w:t xml:space="preserve">11 - Добавление ожиданий</w:t>
      </w:r>
    </w:p>
    <w:p w:rsidR="00000000" w:rsidDel="00000000" w:rsidP="00000000" w:rsidRDefault="00000000" w:rsidRPr="00000000" w14:paraId="000001C9">
      <w:pPr>
        <w:rPr/>
      </w:pPr>
      <w:hyperlink r:id="rId64">
        <w:r w:rsidDel="00000000" w:rsidR="00000000" w:rsidRPr="00000000">
          <w:rPr>
            <w:color w:val="1155cc"/>
            <w:u w:val="single"/>
            <w:rtl w:val="0"/>
          </w:rPr>
          <w:t xml:space="preserve">https://github.com/basdijkstra/a-test-automation-project/blob/main/11-waiting-and-synchronization-techniques.md</w:t>
        </w:r>
      </w:hyperlink>
      <w:r w:rsidDel="00000000" w:rsidR="00000000" w:rsidRPr="00000000">
        <w:rPr>
          <w:rtl w:val="0"/>
        </w:rPr>
        <w:t xml:space="preserve"> </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Если мы захотим создать несколько наборов тестов в разных классах, то нам нужно вынести создание драйвера, поднятие и закрытие браузера в отдельный класс. Тут наконец-то применим наследование!</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Давайте создадим класс BaseTest c содержимым:</w:t>
      </w:r>
    </w:p>
    <w:p w:rsidR="00000000" w:rsidDel="00000000" w:rsidP="00000000" w:rsidRDefault="00000000" w:rsidRPr="00000000" w14:paraId="000001CE">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033b3"/>
          <w:rtl w:val="0"/>
        </w:rPr>
        <w:t xml:space="preserve">public class </w:t>
      </w:r>
      <w:r w:rsidDel="00000000" w:rsidR="00000000" w:rsidRPr="00000000">
        <w:rPr>
          <w:rFonts w:ascii="Courier New" w:cs="Courier New" w:eastAsia="Courier New" w:hAnsi="Courier New"/>
          <w:rtl w:val="0"/>
        </w:rPr>
        <w:t xml:space="preserve">BaseTest </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CF">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WebDriver </w:t>
      </w:r>
      <w:r w:rsidDel="00000000" w:rsidR="00000000" w:rsidRPr="00000000">
        <w:rPr>
          <w:rFonts w:ascii="Courier New" w:cs="Courier New" w:eastAsia="Courier New" w:hAnsi="Courier New"/>
          <w:color w:val="871094"/>
          <w:rtl w:val="0"/>
        </w:rPr>
        <w:t xml:space="preserve">driver</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D0">
      <w:pPr>
        <w:shd w:fill="ffffff" w:val="clear"/>
        <w:rPr>
          <w:rFonts w:ascii="Courier New" w:cs="Courier New" w:eastAsia="Courier New" w:hAnsi="Courier New"/>
          <w:color w:val="080808"/>
        </w:rPr>
      </w:pPr>
      <w:r w:rsidDel="00000000" w:rsidR="00000000" w:rsidRPr="00000000">
        <w:rPr>
          <w:rtl w:val="0"/>
        </w:rPr>
      </w:r>
    </w:p>
    <w:p w:rsidR="00000000" w:rsidDel="00000000" w:rsidP="00000000" w:rsidRDefault="00000000" w:rsidRPr="00000000" w14:paraId="000001D1">
      <w:pPr>
        <w:shd w:fill="ffffff" w:val="clear"/>
        <w:rPr>
          <w:rFonts w:ascii="Courier New" w:cs="Courier New" w:eastAsia="Courier New" w:hAnsi="Courier New"/>
          <w:color w:val="9e880d"/>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9e880d"/>
          <w:rtl w:val="0"/>
        </w:rPr>
        <w:t xml:space="preserve">@BeforeEach</w:t>
      </w:r>
    </w:p>
    <w:p w:rsidR="00000000" w:rsidDel="00000000" w:rsidP="00000000" w:rsidRDefault="00000000" w:rsidRPr="00000000" w14:paraId="000001D2">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9e880d"/>
          <w:rtl w:val="0"/>
        </w:rPr>
        <w:t xml:space="preserve">   </w:t>
      </w:r>
      <w:r w:rsidDel="00000000" w:rsidR="00000000" w:rsidRPr="00000000">
        <w:rPr>
          <w:rFonts w:ascii="Courier New" w:cs="Courier New" w:eastAsia="Courier New" w:hAnsi="Courier New"/>
          <w:color w:val="0033b3"/>
          <w:rtl w:val="0"/>
        </w:rPr>
        <w:t xml:space="preserve">void </w:t>
      </w:r>
      <w:r w:rsidDel="00000000" w:rsidR="00000000" w:rsidRPr="00000000">
        <w:rPr>
          <w:rFonts w:ascii="Courier New" w:cs="Courier New" w:eastAsia="Courier New" w:hAnsi="Courier New"/>
          <w:color w:val="00627a"/>
          <w:rtl w:val="0"/>
        </w:rPr>
        <w:t xml:space="preserve">setup</w:t>
      </w:r>
      <w:r w:rsidDel="00000000" w:rsidR="00000000" w:rsidRPr="00000000">
        <w:rPr>
          <w:rFonts w:ascii="Courier New" w:cs="Courier New" w:eastAsia="Courier New" w:hAnsi="Courier New"/>
          <w:color w:val="080808"/>
          <w:rtl w:val="0"/>
        </w:rPr>
        <w:t xml:space="preserve">() {</w:t>
      </w:r>
    </w:p>
    <w:p w:rsidR="00000000" w:rsidDel="00000000" w:rsidP="00000000" w:rsidRDefault="00000000" w:rsidRPr="00000000" w14:paraId="000001D3">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871094"/>
          <w:rtl w:val="0"/>
        </w:rPr>
        <w:t xml:space="preserve">driver </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033b3"/>
          <w:rtl w:val="0"/>
        </w:rPr>
        <w:t xml:space="preserve">new </w:t>
      </w:r>
      <w:r w:rsidDel="00000000" w:rsidR="00000000" w:rsidRPr="00000000">
        <w:rPr>
          <w:rFonts w:ascii="Courier New" w:cs="Courier New" w:eastAsia="Courier New" w:hAnsi="Courier New"/>
          <w:color w:val="080808"/>
          <w:rtl w:val="0"/>
        </w:rPr>
        <w:t xml:space="preserve">ChromeDriver();</w:t>
      </w:r>
    </w:p>
    <w:p w:rsidR="00000000" w:rsidDel="00000000" w:rsidP="00000000" w:rsidRDefault="00000000" w:rsidRPr="00000000" w14:paraId="000001D4">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p>
    <w:p w:rsidR="00000000" w:rsidDel="00000000" w:rsidP="00000000" w:rsidRDefault="00000000" w:rsidRPr="00000000" w14:paraId="000001D5">
      <w:pPr>
        <w:shd w:fill="ffffff" w:val="clear"/>
        <w:rPr>
          <w:rFonts w:ascii="Courier New" w:cs="Courier New" w:eastAsia="Courier New" w:hAnsi="Courier New"/>
          <w:color w:val="080808"/>
        </w:rPr>
      </w:pPr>
      <w:r w:rsidDel="00000000" w:rsidR="00000000" w:rsidRPr="00000000">
        <w:rPr>
          <w:rtl w:val="0"/>
        </w:rPr>
      </w:r>
    </w:p>
    <w:p w:rsidR="00000000" w:rsidDel="00000000" w:rsidP="00000000" w:rsidRDefault="00000000" w:rsidRPr="00000000" w14:paraId="000001D6">
      <w:pPr>
        <w:shd w:fill="ffffff" w:val="clear"/>
        <w:rPr>
          <w:rFonts w:ascii="Courier New" w:cs="Courier New" w:eastAsia="Courier New" w:hAnsi="Courier New"/>
          <w:color w:val="9e880d"/>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9e880d"/>
          <w:rtl w:val="0"/>
        </w:rPr>
        <w:t xml:space="preserve">@AfterEach</w:t>
      </w:r>
    </w:p>
    <w:p w:rsidR="00000000" w:rsidDel="00000000" w:rsidP="00000000" w:rsidRDefault="00000000" w:rsidRPr="00000000" w14:paraId="000001D7">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9e880d"/>
          <w:rtl w:val="0"/>
        </w:rPr>
        <w:t xml:space="preserve">   </w:t>
      </w:r>
      <w:r w:rsidDel="00000000" w:rsidR="00000000" w:rsidRPr="00000000">
        <w:rPr>
          <w:rFonts w:ascii="Courier New" w:cs="Courier New" w:eastAsia="Courier New" w:hAnsi="Courier New"/>
          <w:color w:val="0033b3"/>
          <w:rtl w:val="0"/>
        </w:rPr>
        <w:t xml:space="preserve">void </w:t>
      </w:r>
      <w:r w:rsidDel="00000000" w:rsidR="00000000" w:rsidRPr="00000000">
        <w:rPr>
          <w:rFonts w:ascii="Courier New" w:cs="Courier New" w:eastAsia="Courier New" w:hAnsi="Courier New"/>
          <w:color w:val="00627a"/>
          <w:rtl w:val="0"/>
        </w:rPr>
        <w:t xml:space="preserve">tearDown</w:t>
      </w:r>
      <w:r w:rsidDel="00000000" w:rsidR="00000000" w:rsidRPr="00000000">
        <w:rPr>
          <w:rFonts w:ascii="Courier New" w:cs="Courier New" w:eastAsia="Courier New" w:hAnsi="Courier New"/>
          <w:color w:val="080808"/>
          <w:rtl w:val="0"/>
        </w:rPr>
        <w:t xml:space="preserve">() {</w:t>
      </w:r>
    </w:p>
    <w:p w:rsidR="00000000" w:rsidDel="00000000" w:rsidP="00000000" w:rsidRDefault="00000000" w:rsidRPr="00000000" w14:paraId="000001D8">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871094"/>
          <w:rtl w:val="0"/>
        </w:rPr>
        <w:t xml:space="preserve">driver</w:t>
      </w:r>
      <w:r w:rsidDel="00000000" w:rsidR="00000000" w:rsidRPr="00000000">
        <w:rPr>
          <w:rFonts w:ascii="Courier New" w:cs="Courier New" w:eastAsia="Courier New" w:hAnsi="Courier New"/>
          <w:color w:val="080808"/>
          <w:rtl w:val="0"/>
        </w:rPr>
        <w:t xml:space="preserve">.quit();</w:t>
      </w:r>
    </w:p>
    <w:p w:rsidR="00000000" w:rsidDel="00000000" w:rsidP="00000000" w:rsidRDefault="00000000" w:rsidRPr="00000000" w14:paraId="000001D9">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p>
    <w:p w:rsidR="00000000" w:rsidDel="00000000" w:rsidP="00000000" w:rsidRDefault="00000000" w:rsidRPr="00000000" w14:paraId="000001DA">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DB">
      <w:pPr>
        <w:rPr>
          <w:rFonts w:ascii="Courier New" w:cs="Courier New" w:eastAsia="Courier New" w:hAnsi="Courier New"/>
        </w:rPr>
      </w:pPr>
      <w:r w:rsidDel="00000000" w:rsidR="00000000" w:rsidRPr="00000000">
        <w:rPr>
          <w:rtl w:val="0"/>
        </w:rPr>
        <w:t xml:space="preserve">Соответственно в классе с самими тестами можно удалить этот код и добавить наследование: </w:t>
      </w:r>
      <w:r w:rsidDel="00000000" w:rsidR="00000000" w:rsidRPr="00000000">
        <w:rPr>
          <w:rFonts w:ascii="Courier New" w:cs="Courier New" w:eastAsia="Courier New" w:hAnsi="Courier New"/>
          <w:color w:val="0033b3"/>
          <w:rtl w:val="0"/>
        </w:rPr>
        <w:t xml:space="preserve">class </w:t>
      </w:r>
      <w:r w:rsidDel="00000000" w:rsidR="00000000" w:rsidRPr="00000000">
        <w:rPr>
          <w:rFonts w:ascii="Courier New" w:cs="Courier New" w:eastAsia="Courier New" w:hAnsi="Courier New"/>
          <w:rtl w:val="0"/>
        </w:rPr>
        <w:t xml:space="preserve">UiTests </w:t>
      </w:r>
      <w:r w:rsidDel="00000000" w:rsidR="00000000" w:rsidRPr="00000000">
        <w:rPr>
          <w:rFonts w:ascii="Courier New" w:cs="Courier New" w:eastAsia="Courier New" w:hAnsi="Courier New"/>
          <w:color w:val="0033b3"/>
          <w:rtl w:val="0"/>
        </w:rPr>
        <w:t xml:space="preserve">extends </w:t>
      </w:r>
      <w:r w:rsidDel="00000000" w:rsidR="00000000" w:rsidRPr="00000000">
        <w:rPr>
          <w:rFonts w:ascii="Courier New" w:cs="Courier New" w:eastAsia="Courier New" w:hAnsi="Courier New"/>
          <w:rtl w:val="0"/>
        </w:rPr>
        <w:t xml:space="preserve">BaseTest</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Теперь если мы хотим задать ожидание по умолчанию его можно добавить сразу же в BaseTest класс.</w:t>
      </w:r>
    </w:p>
    <w:p w:rsidR="00000000" w:rsidDel="00000000" w:rsidP="00000000" w:rsidRDefault="00000000" w:rsidRPr="00000000" w14:paraId="000001DE">
      <w:pPr>
        <w:shd w:fill="ffffff" w:val="clear"/>
        <w:rPr>
          <w:rFonts w:ascii="Courier New" w:cs="Courier New" w:eastAsia="Courier New" w:hAnsi="Courier New"/>
          <w:color w:val="9e880d"/>
        </w:rPr>
      </w:pPr>
      <w:r w:rsidDel="00000000" w:rsidR="00000000" w:rsidRPr="00000000">
        <w:rPr>
          <w:rFonts w:ascii="Courier New" w:cs="Courier New" w:eastAsia="Courier New" w:hAnsi="Courier New"/>
          <w:color w:val="9e880d"/>
          <w:rtl w:val="0"/>
        </w:rPr>
        <w:t xml:space="preserve">@BeforeEach</w:t>
      </w:r>
    </w:p>
    <w:p w:rsidR="00000000" w:rsidDel="00000000" w:rsidP="00000000" w:rsidRDefault="00000000" w:rsidRPr="00000000" w14:paraId="000001DF">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033b3"/>
          <w:rtl w:val="0"/>
        </w:rPr>
        <w:t xml:space="preserve">void </w:t>
      </w:r>
      <w:r w:rsidDel="00000000" w:rsidR="00000000" w:rsidRPr="00000000">
        <w:rPr>
          <w:rFonts w:ascii="Courier New" w:cs="Courier New" w:eastAsia="Courier New" w:hAnsi="Courier New"/>
          <w:color w:val="00627a"/>
          <w:rtl w:val="0"/>
        </w:rPr>
        <w:t xml:space="preserve">setup</w:t>
      </w:r>
      <w:r w:rsidDel="00000000" w:rsidR="00000000" w:rsidRPr="00000000">
        <w:rPr>
          <w:rFonts w:ascii="Courier New" w:cs="Courier New" w:eastAsia="Courier New" w:hAnsi="Courier New"/>
          <w:color w:val="080808"/>
          <w:rtl w:val="0"/>
        </w:rPr>
        <w:t xml:space="preserve">() {</w:t>
      </w:r>
    </w:p>
    <w:p w:rsidR="00000000" w:rsidDel="00000000" w:rsidP="00000000" w:rsidRDefault="00000000" w:rsidRPr="00000000" w14:paraId="000001E0">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871094"/>
          <w:rtl w:val="0"/>
        </w:rPr>
        <w:t xml:space="preserve">driver </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033b3"/>
          <w:rtl w:val="0"/>
        </w:rPr>
        <w:t xml:space="preserve">new </w:t>
      </w:r>
      <w:r w:rsidDel="00000000" w:rsidR="00000000" w:rsidRPr="00000000">
        <w:rPr>
          <w:rFonts w:ascii="Courier New" w:cs="Courier New" w:eastAsia="Courier New" w:hAnsi="Courier New"/>
          <w:color w:val="080808"/>
          <w:rtl w:val="0"/>
        </w:rPr>
        <w:t xml:space="preserve">ChromeDriver();</w:t>
      </w:r>
    </w:p>
    <w:p w:rsidR="00000000" w:rsidDel="00000000" w:rsidP="00000000" w:rsidRDefault="00000000" w:rsidRPr="00000000" w14:paraId="000001E1">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871094"/>
          <w:rtl w:val="0"/>
        </w:rPr>
        <w:t xml:space="preserve">driver</w:t>
      </w:r>
      <w:r w:rsidDel="00000000" w:rsidR="00000000" w:rsidRPr="00000000">
        <w:rPr>
          <w:rFonts w:ascii="Courier New" w:cs="Courier New" w:eastAsia="Courier New" w:hAnsi="Courier New"/>
          <w:color w:val="080808"/>
          <w:rtl w:val="0"/>
        </w:rPr>
        <w:t xml:space="preserve">.manage().timeouts().implicitlyWait(</w:t>
      </w:r>
      <w:r w:rsidDel="00000000" w:rsidR="00000000" w:rsidRPr="00000000">
        <w:rPr>
          <w:rFonts w:ascii="Courier New" w:cs="Courier New" w:eastAsia="Courier New" w:hAnsi="Courier New"/>
          <w:rtl w:val="0"/>
        </w:rPr>
        <w:t xml:space="preserve">Duration</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i w:val="1"/>
          <w:color w:val="080808"/>
          <w:rtl w:val="0"/>
        </w:rPr>
        <w:t xml:space="preserve">ofSeconds</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1750eb"/>
          <w:rtl w:val="0"/>
        </w:rPr>
        <w:t xml:space="preserve">2</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E2">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E3">
      <w:pPr>
        <w:shd w:fill="ffffff" w:val="clear"/>
        <w:rPr>
          <w:rFonts w:ascii="Courier New" w:cs="Courier New" w:eastAsia="Courier New" w:hAnsi="Courier New"/>
          <w:color w:val="080808"/>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Также можно сразу же создать самые часто используемые explicit ожидания, например:</w:t>
      </w:r>
    </w:p>
    <w:p w:rsidR="00000000" w:rsidDel="00000000" w:rsidP="00000000" w:rsidRDefault="00000000" w:rsidRPr="00000000" w14:paraId="000001E5">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rtl w:val="0"/>
        </w:rPr>
        <w:t xml:space="preserve">WebDriver </w:t>
      </w:r>
      <w:r w:rsidDel="00000000" w:rsidR="00000000" w:rsidRPr="00000000">
        <w:rPr>
          <w:rFonts w:ascii="Courier New" w:cs="Courier New" w:eastAsia="Courier New" w:hAnsi="Courier New"/>
          <w:color w:val="871094"/>
          <w:rtl w:val="0"/>
        </w:rPr>
        <w:t xml:space="preserve">driver</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E6">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rtl w:val="0"/>
        </w:rPr>
        <w:t xml:space="preserve">WebDriverWait </w:t>
      </w:r>
      <w:r w:rsidDel="00000000" w:rsidR="00000000" w:rsidRPr="00000000">
        <w:rPr>
          <w:rFonts w:ascii="Courier New" w:cs="Courier New" w:eastAsia="Courier New" w:hAnsi="Courier New"/>
          <w:color w:val="871094"/>
          <w:rtl w:val="0"/>
        </w:rPr>
        <w:t xml:space="preserve">longWait</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E7">
      <w:pPr>
        <w:shd w:fill="ffffff" w:val="clear"/>
        <w:rPr>
          <w:rFonts w:ascii="Courier New" w:cs="Courier New" w:eastAsia="Courier New" w:hAnsi="Courier New"/>
          <w:color w:val="080808"/>
        </w:rPr>
      </w:pPr>
      <w:r w:rsidDel="00000000" w:rsidR="00000000" w:rsidRPr="00000000">
        <w:rPr>
          <w:rtl w:val="0"/>
        </w:rPr>
      </w:r>
    </w:p>
    <w:p w:rsidR="00000000" w:rsidDel="00000000" w:rsidP="00000000" w:rsidRDefault="00000000" w:rsidRPr="00000000" w14:paraId="000001E8">
      <w:pPr>
        <w:shd w:fill="ffffff" w:val="clear"/>
        <w:rPr>
          <w:rFonts w:ascii="Courier New" w:cs="Courier New" w:eastAsia="Courier New" w:hAnsi="Courier New"/>
          <w:color w:val="9e880d"/>
        </w:rPr>
      </w:pPr>
      <w:r w:rsidDel="00000000" w:rsidR="00000000" w:rsidRPr="00000000">
        <w:rPr>
          <w:rFonts w:ascii="Courier New" w:cs="Courier New" w:eastAsia="Courier New" w:hAnsi="Courier New"/>
          <w:color w:val="9e880d"/>
          <w:rtl w:val="0"/>
        </w:rPr>
        <w:t xml:space="preserve">@BeforeEach</w:t>
      </w:r>
    </w:p>
    <w:p w:rsidR="00000000" w:rsidDel="00000000" w:rsidP="00000000" w:rsidRDefault="00000000" w:rsidRPr="00000000" w14:paraId="000001E9">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033b3"/>
          <w:rtl w:val="0"/>
        </w:rPr>
        <w:t xml:space="preserve">void </w:t>
      </w:r>
      <w:r w:rsidDel="00000000" w:rsidR="00000000" w:rsidRPr="00000000">
        <w:rPr>
          <w:rFonts w:ascii="Courier New" w:cs="Courier New" w:eastAsia="Courier New" w:hAnsi="Courier New"/>
          <w:color w:val="00627a"/>
          <w:rtl w:val="0"/>
        </w:rPr>
        <w:t xml:space="preserve">setup</w:t>
      </w:r>
      <w:r w:rsidDel="00000000" w:rsidR="00000000" w:rsidRPr="00000000">
        <w:rPr>
          <w:rFonts w:ascii="Courier New" w:cs="Courier New" w:eastAsia="Courier New" w:hAnsi="Courier New"/>
          <w:color w:val="080808"/>
          <w:rtl w:val="0"/>
        </w:rPr>
        <w:t xml:space="preserve">() {</w:t>
      </w:r>
    </w:p>
    <w:p w:rsidR="00000000" w:rsidDel="00000000" w:rsidP="00000000" w:rsidRDefault="00000000" w:rsidRPr="00000000" w14:paraId="000001EA">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871094"/>
          <w:rtl w:val="0"/>
        </w:rPr>
        <w:t xml:space="preserve">driver </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033b3"/>
          <w:rtl w:val="0"/>
        </w:rPr>
        <w:t xml:space="preserve">new </w:t>
      </w:r>
      <w:r w:rsidDel="00000000" w:rsidR="00000000" w:rsidRPr="00000000">
        <w:rPr>
          <w:rFonts w:ascii="Courier New" w:cs="Courier New" w:eastAsia="Courier New" w:hAnsi="Courier New"/>
          <w:color w:val="080808"/>
          <w:rtl w:val="0"/>
        </w:rPr>
        <w:t xml:space="preserve">ChromeDriver();</w:t>
      </w:r>
    </w:p>
    <w:p w:rsidR="00000000" w:rsidDel="00000000" w:rsidP="00000000" w:rsidRDefault="00000000" w:rsidRPr="00000000" w14:paraId="000001EB">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871094"/>
          <w:rtl w:val="0"/>
        </w:rPr>
        <w:t xml:space="preserve">driver</w:t>
      </w:r>
      <w:r w:rsidDel="00000000" w:rsidR="00000000" w:rsidRPr="00000000">
        <w:rPr>
          <w:rFonts w:ascii="Courier New" w:cs="Courier New" w:eastAsia="Courier New" w:hAnsi="Courier New"/>
          <w:color w:val="080808"/>
          <w:rtl w:val="0"/>
        </w:rPr>
        <w:t xml:space="preserve">.manage().timeouts().implicitlyWait(</w:t>
      </w:r>
      <w:r w:rsidDel="00000000" w:rsidR="00000000" w:rsidRPr="00000000">
        <w:rPr>
          <w:rFonts w:ascii="Courier New" w:cs="Courier New" w:eastAsia="Courier New" w:hAnsi="Courier New"/>
          <w:rtl w:val="0"/>
        </w:rPr>
        <w:t xml:space="preserve">Duration</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i w:val="1"/>
          <w:color w:val="080808"/>
          <w:rtl w:val="0"/>
        </w:rPr>
        <w:t xml:space="preserve">ofSeconds</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1750eb"/>
          <w:rtl w:val="0"/>
        </w:rPr>
        <w:t xml:space="preserve">2</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EC">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871094"/>
          <w:rtl w:val="0"/>
        </w:rPr>
        <w:t xml:space="preserve">longWait </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033b3"/>
          <w:rtl w:val="0"/>
        </w:rPr>
        <w:t xml:space="preserve">new </w:t>
      </w:r>
      <w:r w:rsidDel="00000000" w:rsidR="00000000" w:rsidRPr="00000000">
        <w:rPr>
          <w:rFonts w:ascii="Courier New" w:cs="Courier New" w:eastAsia="Courier New" w:hAnsi="Courier New"/>
          <w:color w:val="080808"/>
          <w:rtl w:val="0"/>
        </w:rPr>
        <w:t xml:space="preserve">WebDriverWait(</w:t>
      </w:r>
      <w:r w:rsidDel="00000000" w:rsidR="00000000" w:rsidRPr="00000000">
        <w:rPr>
          <w:rFonts w:ascii="Courier New" w:cs="Courier New" w:eastAsia="Courier New" w:hAnsi="Courier New"/>
          <w:color w:val="871094"/>
          <w:rtl w:val="0"/>
        </w:rPr>
        <w:t xml:space="preserve">driver</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Duration</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i w:val="1"/>
          <w:color w:val="080808"/>
          <w:rtl w:val="0"/>
        </w:rPr>
        <w:t xml:space="preserve">ofSeconds</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1750eb"/>
          <w:rtl w:val="0"/>
        </w:rPr>
        <w:t xml:space="preserve">10</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ED">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EE">
      <w:pPr>
        <w:shd w:fill="ffffff" w:val="clear"/>
        <w:rPr>
          <w:rFonts w:ascii="Courier New" w:cs="Courier New" w:eastAsia="Courier New" w:hAnsi="Courier New"/>
          <w:color w:val="080808"/>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Теперь давайте напишем несколько тестов на implicit и explicit ожидания:</w:t>
      </w:r>
    </w:p>
    <w:p w:rsidR="00000000" w:rsidDel="00000000" w:rsidP="00000000" w:rsidRDefault="00000000" w:rsidRPr="00000000" w14:paraId="000001F0">
      <w:pPr>
        <w:shd w:fill="ffffff" w:val="clear"/>
        <w:rPr>
          <w:rFonts w:ascii="Courier New" w:cs="Courier New" w:eastAsia="Courier New" w:hAnsi="Courier New"/>
          <w:color w:val="9e880d"/>
        </w:rPr>
      </w:pPr>
      <w:r w:rsidDel="00000000" w:rsidR="00000000" w:rsidRPr="00000000">
        <w:rPr>
          <w:rFonts w:ascii="Courier New" w:cs="Courier New" w:eastAsia="Courier New" w:hAnsi="Courier New"/>
          <w:color w:val="9e880d"/>
          <w:rtl w:val="0"/>
        </w:rPr>
        <w:t xml:space="preserve">@Test</w:t>
      </w:r>
    </w:p>
    <w:p w:rsidR="00000000" w:rsidDel="00000000" w:rsidP="00000000" w:rsidRDefault="00000000" w:rsidRPr="00000000" w14:paraId="000001F1">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033b3"/>
          <w:rtl w:val="0"/>
        </w:rPr>
        <w:t xml:space="preserve">void </w:t>
      </w:r>
      <w:r w:rsidDel="00000000" w:rsidR="00000000" w:rsidRPr="00000000">
        <w:rPr>
          <w:rFonts w:ascii="Courier New" w:cs="Courier New" w:eastAsia="Courier New" w:hAnsi="Courier New"/>
          <w:color w:val="00627a"/>
          <w:rtl w:val="0"/>
        </w:rPr>
        <w:t xml:space="preserve">loadingImagesImplicitWaitTest</w:t>
      </w:r>
      <w:r w:rsidDel="00000000" w:rsidR="00000000" w:rsidRPr="00000000">
        <w:rPr>
          <w:rFonts w:ascii="Courier New" w:cs="Courier New" w:eastAsia="Courier New" w:hAnsi="Courier New"/>
          <w:color w:val="080808"/>
          <w:rtl w:val="0"/>
        </w:rPr>
        <w:t xml:space="preserve">() {</w:t>
      </w:r>
    </w:p>
    <w:p w:rsidR="00000000" w:rsidDel="00000000" w:rsidP="00000000" w:rsidRDefault="00000000" w:rsidRPr="00000000" w14:paraId="000001F2">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871094"/>
          <w:rtl w:val="0"/>
        </w:rPr>
        <w:t xml:space="preserve">driver</w:t>
      </w:r>
      <w:r w:rsidDel="00000000" w:rsidR="00000000" w:rsidRPr="00000000">
        <w:rPr>
          <w:rFonts w:ascii="Courier New" w:cs="Courier New" w:eastAsia="Courier New" w:hAnsi="Courier New"/>
          <w:color w:val="080808"/>
          <w:rtl w:val="0"/>
        </w:rPr>
        <w:t xml:space="preserve">.get(</w:t>
      </w:r>
      <w:r w:rsidDel="00000000" w:rsidR="00000000" w:rsidRPr="00000000">
        <w:rPr>
          <w:rFonts w:ascii="Courier New" w:cs="Courier New" w:eastAsia="Courier New" w:hAnsi="Courier New"/>
          <w:color w:val="067d17"/>
          <w:rtl w:val="0"/>
        </w:rPr>
        <w:t xml:space="preserve">"https://bonigarcia.dev/selenium-webdriver-java/loading-images.html"</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F3">
      <w:pPr>
        <w:shd w:fill="ffffff" w:val="clear"/>
        <w:rPr>
          <w:rFonts w:ascii="Courier New" w:cs="Courier New" w:eastAsia="Courier New" w:hAnsi="Courier New"/>
          <w:color w:val="080808"/>
        </w:rPr>
      </w:pPr>
      <w:r w:rsidDel="00000000" w:rsidR="00000000" w:rsidRPr="00000000">
        <w:rPr>
          <w:rtl w:val="0"/>
        </w:rPr>
      </w:r>
    </w:p>
    <w:p w:rsidR="00000000" w:rsidDel="00000000" w:rsidP="00000000" w:rsidRDefault="00000000" w:rsidRPr="00000000" w14:paraId="000001F4">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WebElement compass </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871094"/>
          <w:rtl w:val="0"/>
        </w:rPr>
        <w:t xml:space="preserve">driver</w:t>
      </w:r>
      <w:r w:rsidDel="00000000" w:rsidR="00000000" w:rsidRPr="00000000">
        <w:rPr>
          <w:rFonts w:ascii="Courier New" w:cs="Courier New" w:eastAsia="Courier New" w:hAnsi="Courier New"/>
          <w:color w:val="080808"/>
          <w:rtl w:val="0"/>
        </w:rPr>
        <w:t xml:space="preserve">.findElement(</w:t>
      </w:r>
      <w:r w:rsidDel="00000000" w:rsidR="00000000" w:rsidRPr="00000000">
        <w:rPr>
          <w:rFonts w:ascii="Courier New" w:cs="Courier New" w:eastAsia="Courier New" w:hAnsi="Courier New"/>
          <w:rtl w:val="0"/>
        </w:rPr>
        <w:t xml:space="preserve">By</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i w:val="1"/>
          <w:color w:val="080808"/>
          <w:rtl w:val="0"/>
        </w:rPr>
        <w:t xml:space="preserve">id</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067d17"/>
          <w:rtl w:val="0"/>
        </w:rPr>
        <w:t xml:space="preserve">"compass"</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F5">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WebElement calendar </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871094"/>
          <w:rtl w:val="0"/>
        </w:rPr>
        <w:t xml:space="preserve">driver</w:t>
      </w:r>
      <w:r w:rsidDel="00000000" w:rsidR="00000000" w:rsidRPr="00000000">
        <w:rPr>
          <w:rFonts w:ascii="Courier New" w:cs="Courier New" w:eastAsia="Courier New" w:hAnsi="Courier New"/>
          <w:color w:val="080808"/>
          <w:rtl w:val="0"/>
        </w:rPr>
        <w:t xml:space="preserve">.findElement(</w:t>
      </w:r>
      <w:r w:rsidDel="00000000" w:rsidR="00000000" w:rsidRPr="00000000">
        <w:rPr>
          <w:rFonts w:ascii="Courier New" w:cs="Courier New" w:eastAsia="Courier New" w:hAnsi="Courier New"/>
          <w:rtl w:val="0"/>
        </w:rPr>
        <w:t xml:space="preserve">By</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i w:val="1"/>
          <w:color w:val="080808"/>
          <w:rtl w:val="0"/>
        </w:rPr>
        <w:t xml:space="preserve">id</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067d17"/>
          <w:rtl w:val="0"/>
        </w:rPr>
        <w:t xml:space="preserve">"calendar"</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F6">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WebElement award </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871094"/>
          <w:rtl w:val="0"/>
        </w:rPr>
        <w:t xml:space="preserve">driver</w:t>
      </w:r>
      <w:r w:rsidDel="00000000" w:rsidR="00000000" w:rsidRPr="00000000">
        <w:rPr>
          <w:rFonts w:ascii="Courier New" w:cs="Courier New" w:eastAsia="Courier New" w:hAnsi="Courier New"/>
          <w:color w:val="080808"/>
          <w:rtl w:val="0"/>
        </w:rPr>
        <w:t xml:space="preserve">.findElement(</w:t>
      </w:r>
      <w:r w:rsidDel="00000000" w:rsidR="00000000" w:rsidRPr="00000000">
        <w:rPr>
          <w:rFonts w:ascii="Courier New" w:cs="Courier New" w:eastAsia="Courier New" w:hAnsi="Courier New"/>
          <w:rtl w:val="0"/>
        </w:rPr>
        <w:t xml:space="preserve">By</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i w:val="1"/>
          <w:color w:val="080808"/>
          <w:rtl w:val="0"/>
        </w:rPr>
        <w:t xml:space="preserve">id</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067d17"/>
          <w:rtl w:val="0"/>
        </w:rPr>
        <w:t xml:space="preserve">"award"</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F7">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WebElement landscape </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871094"/>
          <w:rtl w:val="0"/>
        </w:rPr>
        <w:t xml:space="preserve">driver</w:t>
      </w:r>
      <w:r w:rsidDel="00000000" w:rsidR="00000000" w:rsidRPr="00000000">
        <w:rPr>
          <w:rFonts w:ascii="Courier New" w:cs="Courier New" w:eastAsia="Courier New" w:hAnsi="Courier New"/>
          <w:color w:val="080808"/>
          <w:rtl w:val="0"/>
        </w:rPr>
        <w:t xml:space="preserve">.findElement(</w:t>
      </w:r>
      <w:r w:rsidDel="00000000" w:rsidR="00000000" w:rsidRPr="00000000">
        <w:rPr>
          <w:rFonts w:ascii="Courier New" w:cs="Courier New" w:eastAsia="Courier New" w:hAnsi="Courier New"/>
          <w:rtl w:val="0"/>
        </w:rPr>
        <w:t xml:space="preserve">By</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i w:val="1"/>
          <w:color w:val="080808"/>
          <w:rtl w:val="0"/>
        </w:rPr>
        <w:t xml:space="preserve">id</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067d17"/>
          <w:rtl w:val="0"/>
        </w:rPr>
        <w:t xml:space="preserve">"landscape"</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F8">
      <w:pPr>
        <w:shd w:fill="ffffff" w:val="clear"/>
        <w:rPr>
          <w:rFonts w:ascii="Courier New" w:cs="Courier New" w:eastAsia="Courier New" w:hAnsi="Courier New"/>
          <w:color w:val="080808"/>
        </w:rPr>
      </w:pPr>
      <w:r w:rsidDel="00000000" w:rsidR="00000000" w:rsidRPr="00000000">
        <w:rPr>
          <w:rtl w:val="0"/>
        </w:rPr>
      </w:r>
    </w:p>
    <w:p w:rsidR="00000000" w:rsidDel="00000000" w:rsidP="00000000" w:rsidRDefault="00000000" w:rsidRPr="00000000" w14:paraId="000001F9">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SoftAssertions softly </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033b3"/>
          <w:rtl w:val="0"/>
        </w:rPr>
        <w:t xml:space="preserve">new </w:t>
      </w:r>
      <w:r w:rsidDel="00000000" w:rsidR="00000000" w:rsidRPr="00000000">
        <w:rPr>
          <w:rFonts w:ascii="Courier New" w:cs="Courier New" w:eastAsia="Courier New" w:hAnsi="Courier New"/>
          <w:color w:val="080808"/>
          <w:rtl w:val="0"/>
        </w:rPr>
        <w:t xml:space="preserve">SoftAssertions();</w:t>
      </w:r>
    </w:p>
    <w:p w:rsidR="00000000" w:rsidDel="00000000" w:rsidP="00000000" w:rsidRDefault="00000000" w:rsidRPr="00000000" w14:paraId="000001FA">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softly</w:t>
      </w:r>
      <w:r w:rsidDel="00000000" w:rsidR="00000000" w:rsidRPr="00000000">
        <w:rPr>
          <w:rFonts w:ascii="Courier New" w:cs="Courier New" w:eastAsia="Courier New" w:hAnsi="Courier New"/>
          <w:color w:val="080808"/>
          <w:rtl w:val="0"/>
        </w:rPr>
        <w:t xml:space="preserve">.assertThat(</w:t>
      </w:r>
      <w:r w:rsidDel="00000000" w:rsidR="00000000" w:rsidRPr="00000000">
        <w:rPr>
          <w:rFonts w:ascii="Courier New" w:cs="Courier New" w:eastAsia="Courier New" w:hAnsi="Courier New"/>
          <w:rtl w:val="0"/>
        </w:rPr>
        <w:t xml:space="preserve">compass</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080808"/>
          <w:shd w:fill="f5eac1" w:val="clear"/>
          <w:rtl w:val="0"/>
        </w:rPr>
        <w:t xml:space="preserve">getAttribute</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067d17"/>
          <w:rtl w:val="0"/>
        </w:rPr>
        <w:t xml:space="preserve">"src"</w:t>
      </w:r>
      <w:r w:rsidDel="00000000" w:rsidR="00000000" w:rsidRPr="00000000">
        <w:rPr>
          <w:rFonts w:ascii="Courier New" w:cs="Courier New" w:eastAsia="Courier New" w:hAnsi="Courier New"/>
          <w:color w:val="080808"/>
          <w:rtl w:val="0"/>
        </w:rPr>
        <w:t xml:space="preserve">)).containsIgnoringCase(</w:t>
      </w:r>
      <w:r w:rsidDel="00000000" w:rsidR="00000000" w:rsidRPr="00000000">
        <w:rPr>
          <w:rFonts w:ascii="Courier New" w:cs="Courier New" w:eastAsia="Courier New" w:hAnsi="Courier New"/>
          <w:color w:val="067d17"/>
          <w:rtl w:val="0"/>
        </w:rPr>
        <w:t xml:space="preserve">"compass"</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FB">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softly</w:t>
      </w:r>
      <w:r w:rsidDel="00000000" w:rsidR="00000000" w:rsidRPr="00000000">
        <w:rPr>
          <w:rFonts w:ascii="Courier New" w:cs="Courier New" w:eastAsia="Courier New" w:hAnsi="Courier New"/>
          <w:color w:val="080808"/>
          <w:rtl w:val="0"/>
        </w:rPr>
        <w:t xml:space="preserve">.assertThat(</w:t>
      </w:r>
      <w:r w:rsidDel="00000000" w:rsidR="00000000" w:rsidRPr="00000000">
        <w:rPr>
          <w:rFonts w:ascii="Courier New" w:cs="Courier New" w:eastAsia="Courier New" w:hAnsi="Courier New"/>
          <w:rtl w:val="0"/>
        </w:rPr>
        <w:t xml:space="preserve">calendar</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080808"/>
          <w:shd w:fill="f5eac1" w:val="clear"/>
          <w:rtl w:val="0"/>
        </w:rPr>
        <w:t xml:space="preserve">getAttribute</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067d17"/>
          <w:rtl w:val="0"/>
        </w:rPr>
        <w:t xml:space="preserve">"src"</w:t>
      </w:r>
      <w:r w:rsidDel="00000000" w:rsidR="00000000" w:rsidRPr="00000000">
        <w:rPr>
          <w:rFonts w:ascii="Courier New" w:cs="Courier New" w:eastAsia="Courier New" w:hAnsi="Courier New"/>
          <w:color w:val="080808"/>
          <w:rtl w:val="0"/>
        </w:rPr>
        <w:t xml:space="preserve">)).containsIgnoringCase(</w:t>
      </w:r>
      <w:r w:rsidDel="00000000" w:rsidR="00000000" w:rsidRPr="00000000">
        <w:rPr>
          <w:rFonts w:ascii="Courier New" w:cs="Courier New" w:eastAsia="Courier New" w:hAnsi="Courier New"/>
          <w:color w:val="067d17"/>
          <w:rtl w:val="0"/>
        </w:rPr>
        <w:t xml:space="preserve">"calendar"</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FC">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softly</w:t>
      </w:r>
      <w:r w:rsidDel="00000000" w:rsidR="00000000" w:rsidRPr="00000000">
        <w:rPr>
          <w:rFonts w:ascii="Courier New" w:cs="Courier New" w:eastAsia="Courier New" w:hAnsi="Courier New"/>
          <w:color w:val="080808"/>
          <w:rtl w:val="0"/>
        </w:rPr>
        <w:t xml:space="preserve">.assertThat(</w:t>
      </w:r>
      <w:r w:rsidDel="00000000" w:rsidR="00000000" w:rsidRPr="00000000">
        <w:rPr>
          <w:rFonts w:ascii="Courier New" w:cs="Courier New" w:eastAsia="Courier New" w:hAnsi="Courier New"/>
          <w:rtl w:val="0"/>
        </w:rPr>
        <w:t xml:space="preserve">award</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080808"/>
          <w:shd w:fill="f5eac1" w:val="clear"/>
          <w:rtl w:val="0"/>
        </w:rPr>
        <w:t xml:space="preserve">getAttribute</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067d17"/>
          <w:rtl w:val="0"/>
        </w:rPr>
        <w:t xml:space="preserve">"src"</w:t>
      </w:r>
      <w:r w:rsidDel="00000000" w:rsidR="00000000" w:rsidRPr="00000000">
        <w:rPr>
          <w:rFonts w:ascii="Courier New" w:cs="Courier New" w:eastAsia="Courier New" w:hAnsi="Courier New"/>
          <w:color w:val="080808"/>
          <w:rtl w:val="0"/>
        </w:rPr>
        <w:t xml:space="preserve">)).containsIgnoringCase(</w:t>
      </w:r>
      <w:r w:rsidDel="00000000" w:rsidR="00000000" w:rsidRPr="00000000">
        <w:rPr>
          <w:rFonts w:ascii="Courier New" w:cs="Courier New" w:eastAsia="Courier New" w:hAnsi="Courier New"/>
          <w:color w:val="067d17"/>
          <w:rtl w:val="0"/>
        </w:rPr>
        <w:t xml:space="preserve">"award"</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FD">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softly</w:t>
      </w:r>
      <w:r w:rsidDel="00000000" w:rsidR="00000000" w:rsidRPr="00000000">
        <w:rPr>
          <w:rFonts w:ascii="Courier New" w:cs="Courier New" w:eastAsia="Courier New" w:hAnsi="Courier New"/>
          <w:color w:val="080808"/>
          <w:rtl w:val="0"/>
        </w:rPr>
        <w:t xml:space="preserve">.assertThat(</w:t>
      </w:r>
      <w:r w:rsidDel="00000000" w:rsidR="00000000" w:rsidRPr="00000000">
        <w:rPr>
          <w:rFonts w:ascii="Courier New" w:cs="Courier New" w:eastAsia="Courier New" w:hAnsi="Courier New"/>
          <w:rtl w:val="0"/>
        </w:rPr>
        <w:t xml:space="preserve">landscape</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080808"/>
          <w:shd w:fill="f5eac1" w:val="clear"/>
          <w:rtl w:val="0"/>
        </w:rPr>
        <w:t xml:space="preserve">getAttribute</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067d17"/>
          <w:rtl w:val="0"/>
        </w:rPr>
        <w:t xml:space="preserve">"src"</w:t>
      </w:r>
      <w:r w:rsidDel="00000000" w:rsidR="00000000" w:rsidRPr="00000000">
        <w:rPr>
          <w:rFonts w:ascii="Courier New" w:cs="Courier New" w:eastAsia="Courier New" w:hAnsi="Courier New"/>
          <w:color w:val="080808"/>
          <w:rtl w:val="0"/>
        </w:rPr>
        <w:t xml:space="preserve">)).containsIgnoringCase(</w:t>
      </w:r>
      <w:r w:rsidDel="00000000" w:rsidR="00000000" w:rsidRPr="00000000">
        <w:rPr>
          <w:rFonts w:ascii="Courier New" w:cs="Courier New" w:eastAsia="Courier New" w:hAnsi="Courier New"/>
          <w:color w:val="067d17"/>
          <w:rtl w:val="0"/>
        </w:rPr>
        <w:t xml:space="preserve">"landscape"</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1FE">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softly</w:t>
      </w:r>
      <w:r w:rsidDel="00000000" w:rsidR="00000000" w:rsidRPr="00000000">
        <w:rPr>
          <w:rFonts w:ascii="Courier New" w:cs="Courier New" w:eastAsia="Courier New" w:hAnsi="Courier New"/>
          <w:color w:val="080808"/>
          <w:rtl w:val="0"/>
        </w:rPr>
        <w:t xml:space="preserve">.assertAll();</w:t>
      </w:r>
    </w:p>
    <w:p w:rsidR="00000000" w:rsidDel="00000000" w:rsidP="00000000" w:rsidRDefault="00000000" w:rsidRPr="00000000" w14:paraId="000001FF">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00">
      <w:pPr>
        <w:shd w:fill="ffffff" w:val="clear"/>
        <w:rPr>
          <w:rFonts w:ascii="Courier New" w:cs="Courier New" w:eastAsia="Courier New" w:hAnsi="Courier New"/>
          <w:color w:val="080808"/>
        </w:rPr>
      </w:pPr>
      <w:r w:rsidDel="00000000" w:rsidR="00000000" w:rsidRPr="00000000">
        <w:rPr>
          <w:rtl w:val="0"/>
        </w:rPr>
      </w:r>
    </w:p>
    <w:p w:rsidR="00000000" w:rsidDel="00000000" w:rsidP="00000000" w:rsidRDefault="00000000" w:rsidRPr="00000000" w14:paraId="00000201">
      <w:pPr>
        <w:shd w:fill="ffffff" w:val="clear"/>
        <w:rPr>
          <w:rFonts w:ascii="Courier New" w:cs="Courier New" w:eastAsia="Courier New" w:hAnsi="Courier New"/>
          <w:color w:val="9e880d"/>
        </w:rPr>
      </w:pPr>
      <w:r w:rsidDel="00000000" w:rsidR="00000000" w:rsidRPr="00000000">
        <w:rPr>
          <w:rFonts w:ascii="Courier New" w:cs="Courier New" w:eastAsia="Courier New" w:hAnsi="Courier New"/>
          <w:color w:val="9e880d"/>
          <w:rtl w:val="0"/>
        </w:rPr>
        <w:t xml:space="preserve">@Test</w:t>
      </w:r>
    </w:p>
    <w:p w:rsidR="00000000" w:rsidDel="00000000" w:rsidP="00000000" w:rsidRDefault="00000000" w:rsidRPr="00000000" w14:paraId="00000202">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033b3"/>
          <w:rtl w:val="0"/>
        </w:rPr>
        <w:t xml:space="preserve">void </w:t>
      </w:r>
      <w:r w:rsidDel="00000000" w:rsidR="00000000" w:rsidRPr="00000000">
        <w:rPr>
          <w:rFonts w:ascii="Courier New" w:cs="Courier New" w:eastAsia="Courier New" w:hAnsi="Courier New"/>
          <w:color w:val="00627a"/>
          <w:rtl w:val="0"/>
        </w:rPr>
        <w:t xml:space="preserve">loadingImagesExplicitWaitTest</w:t>
      </w:r>
      <w:r w:rsidDel="00000000" w:rsidR="00000000" w:rsidRPr="00000000">
        <w:rPr>
          <w:rFonts w:ascii="Courier New" w:cs="Courier New" w:eastAsia="Courier New" w:hAnsi="Courier New"/>
          <w:color w:val="080808"/>
          <w:rtl w:val="0"/>
        </w:rPr>
        <w:t xml:space="preserve">() {</w:t>
      </w:r>
    </w:p>
    <w:p w:rsidR="00000000" w:rsidDel="00000000" w:rsidP="00000000" w:rsidRDefault="00000000" w:rsidRPr="00000000" w14:paraId="00000203">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871094"/>
          <w:rtl w:val="0"/>
        </w:rPr>
        <w:t xml:space="preserve">driver</w:t>
      </w:r>
      <w:r w:rsidDel="00000000" w:rsidR="00000000" w:rsidRPr="00000000">
        <w:rPr>
          <w:rFonts w:ascii="Courier New" w:cs="Courier New" w:eastAsia="Courier New" w:hAnsi="Courier New"/>
          <w:color w:val="080808"/>
          <w:rtl w:val="0"/>
        </w:rPr>
        <w:t xml:space="preserve">.get(</w:t>
      </w:r>
      <w:r w:rsidDel="00000000" w:rsidR="00000000" w:rsidRPr="00000000">
        <w:rPr>
          <w:rFonts w:ascii="Courier New" w:cs="Courier New" w:eastAsia="Courier New" w:hAnsi="Courier New"/>
          <w:color w:val="067d17"/>
          <w:rtl w:val="0"/>
        </w:rPr>
        <w:t xml:space="preserve">"https://bonigarcia.dev/selenium-webdriver-java/loading-images.html"</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04">
      <w:pPr>
        <w:shd w:fill="ffffff" w:val="clear"/>
        <w:rPr>
          <w:rFonts w:ascii="Courier New" w:cs="Courier New" w:eastAsia="Courier New" w:hAnsi="Courier New"/>
          <w:color w:val="080808"/>
        </w:rPr>
      </w:pPr>
      <w:r w:rsidDel="00000000" w:rsidR="00000000" w:rsidRPr="00000000">
        <w:rPr>
          <w:rtl w:val="0"/>
        </w:rPr>
      </w:r>
    </w:p>
    <w:p w:rsidR="00000000" w:rsidDel="00000000" w:rsidP="00000000" w:rsidRDefault="00000000" w:rsidRPr="00000000" w14:paraId="00000205">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WebElement landscape </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871094"/>
          <w:rtl w:val="0"/>
        </w:rPr>
        <w:t xml:space="preserve">longWait</w:t>
      </w:r>
      <w:r w:rsidDel="00000000" w:rsidR="00000000" w:rsidRPr="00000000">
        <w:rPr>
          <w:rFonts w:ascii="Courier New" w:cs="Courier New" w:eastAsia="Courier New" w:hAnsi="Courier New"/>
          <w:color w:val="080808"/>
          <w:rtl w:val="0"/>
        </w:rPr>
        <w:t xml:space="preserve">.until(</w:t>
      </w:r>
      <w:r w:rsidDel="00000000" w:rsidR="00000000" w:rsidRPr="00000000">
        <w:rPr>
          <w:rFonts w:ascii="Courier New" w:cs="Courier New" w:eastAsia="Courier New" w:hAnsi="Courier New"/>
          <w:rtl w:val="0"/>
        </w:rPr>
        <w:t xml:space="preserve">ExpectedConditions</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i w:val="1"/>
          <w:color w:val="080808"/>
          <w:rtl w:val="0"/>
        </w:rPr>
        <w:t xml:space="preserve">presenceOfElementLocated</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rtl w:val="0"/>
        </w:rPr>
        <w:t xml:space="preserve">By</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i w:val="1"/>
          <w:color w:val="080808"/>
          <w:rtl w:val="0"/>
        </w:rPr>
        <w:t xml:space="preserve">id</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067d17"/>
          <w:rtl w:val="0"/>
        </w:rPr>
        <w:t xml:space="preserve">"landscape"</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06">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i w:val="1"/>
          <w:color w:val="080808"/>
          <w:rtl w:val="0"/>
        </w:rPr>
        <w:t xml:space="preserve">assertThat</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rtl w:val="0"/>
        </w:rPr>
        <w:t xml:space="preserve">landscape</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080808"/>
          <w:shd w:fill="f5eac1" w:val="clear"/>
          <w:rtl w:val="0"/>
        </w:rPr>
        <w:t xml:space="preserve">getAttribute</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067d17"/>
          <w:rtl w:val="0"/>
        </w:rPr>
        <w:t xml:space="preserve">"src"</w:t>
      </w:r>
      <w:r w:rsidDel="00000000" w:rsidR="00000000" w:rsidRPr="00000000">
        <w:rPr>
          <w:rFonts w:ascii="Courier New" w:cs="Courier New" w:eastAsia="Courier New" w:hAnsi="Courier New"/>
          <w:color w:val="080808"/>
          <w:rtl w:val="0"/>
        </w:rPr>
        <w:t xml:space="preserve">)).containsIgnoringCase(</w:t>
      </w:r>
      <w:r w:rsidDel="00000000" w:rsidR="00000000" w:rsidRPr="00000000">
        <w:rPr>
          <w:rFonts w:ascii="Courier New" w:cs="Courier New" w:eastAsia="Courier New" w:hAnsi="Courier New"/>
          <w:color w:val="067d17"/>
          <w:rtl w:val="0"/>
        </w:rPr>
        <w:t xml:space="preserve">"landscape"</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07">
      <w:pPr>
        <w:shd w:fill="ffffff" w:val="clear"/>
        <w:rPr/>
      </w:pPr>
      <w:r w:rsidDel="00000000" w:rsidR="00000000" w:rsidRPr="00000000">
        <w:rPr>
          <w:rFonts w:ascii="Courier New" w:cs="Courier New" w:eastAsia="Courier New" w:hAnsi="Courier New"/>
          <w:color w:val="080808"/>
          <w:rtl w:val="0"/>
        </w:rPr>
        <w:t xml:space="preserve">}</w:t>
      </w: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i w:val="1"/>
        </w:rPr>
      </w:pPr>
      <w:r w:rsidDel="00000000" w:rsidR="00000000" w:rsidRPr="00000000">
        <w:rPr>
          <w:i w:val="1"/>
          <w:rtl w:val="0"/>
        </w:rPr>
        <w:t xml:space="preserve">Здесь я для удобства воспользовался еще одной библиотекой </w:t>
      </w:r>
      <w:hyperlink r:id="rId65">
        <w:r w:rsidDel="00000000" w:rsidR="00000000" w:rsidRPr="00000000">
          <w:rPr>
            <w:i w:val="1"/>
            <w:color w:val="1155cc"/>
            <w:u w:val="single"/>
            <w:rtl w:val="0"/>
          </w:rPr>
          <w:t xml:space="preserve">https://mvnrepository.com/artifact/org.assertj/assertj-core</w:t>
        </w:r>
      </w:hyperlink>
      <w:r w:rsidDel="00000000" w:rsidR="00000000" w:rsidRPr="00000000">
        <w:rPr>
          <w:i w:val="1"/>
          <w:rtl w:val="0"/>
        </w:rPr>
        <w:t xml:space="preserve"> для того, чтобы воспользоваться дополнительными методами и SoftAssertion.</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i w:val="1"/>
        </w:rPr>
      </w:pPr>
      <w:r w:rsidDel="00000000" w:rsidR="00000000" w:rsidRPr="00000000">
        <w:rPr>
          <w:i w:val="1"/>
          <w:rtl w:val="0"/>
        </w:rPr>
        <w:t xml:space="preserve">Поподробнее про ожидания в Selemium: </w:t>
      </w:r>
      <w:hyperlink r:id="rId66">
        <w:r w:rsidDel="00000000" w:rsidR="00000000" w:rsidRPr="00000000">
          <w:rPr>
            <w:i w:val="1"/>
            <w:color w:val="1155cc"/>
            <w:u w:val="single"/>
            <w:rtl w:val="0"/>
          </w:rPr>
          <w:t xml:space="preserve">https://www.baeldung.com/selenium-implicit-explicit-wait</w:t>
        </w:r>
      </w:hyperlink>
      <w:r w:rsidDel="00000000" w:rsidR="00000000" w:rsidRPr="00000000">
        <w:rPr>
          <w:i w:val="1"/>
          <w:rtl w:val="0"/>
        </w:rPr>
        <w:t xml:space="preserve"> </w:t>
      </w:r>
    </w:p>
    <w:p w:rsidR="00000000" w:rsidDel="00000000" w:rsidP="00000000" w:rsidRDefault="00000000" w:rsidRPr="00000000" w14:paraId="0000020C">
      <w:pPr>
        <w:rPr>
          <w:i w:val="1"/>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Как обычно мержим наши изменения в мастер после создания pull request.</w:t>
      </w:r>
    </w:p>
    <w:p w:rsidR="00000000" w:rsidDel="00000000" w:rsidP="00000000" w:rsidRDefault="00000000" w:rsidRPr="00000000" w14:paraId="0000020E">
      <w:pPr>
        <w:rPr>
          <w:i w:val="1"/>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Код ветки после добавления ожиданий в UI тесты: </w:t>
      </w:r>
      <w:hyperlink r:id="rId67">
        <w:r w:rsidDel="00000000" w:rsidR="00000000" w:rsidRPr="00000000">
          <w:rPr>
            <w:color w:val="1155cc"/>
            <w:u w:val="single"/>
            <w:rtl w:val="0"/>
          </w:rPr>
          <w:t xml:space="preserve">https://github.com/topsycreed/new-java-framework/tree/7-waits</w:t>
        </w:r>
      </w:hyperlink>
      <w:r w:rsidDel="00000000" w:rsidR="00000000" w:rsidRPr="00000000">
        <w:rPr>
          <w:rtl w:val="0"/>
        </w:rPr>
        <w:t xml:space="preserve"> и его Pull request: </w:t>
      </w:r>
      <w:hyperlink r:id="rId68">
        <w:r w:rsidDel="00000000" w:rsidR="00000000" w:rsidRPr="00000000">
          <w:rPr>
            <w:color w:val="1155cc"/>
            <w:u w:val="single"/>
            <w:rtl w:val="0"/>
          </w:rPr>
          <w:t xml:space="preserve">https://github.com/topsycreed/new-java-framework/pull/7</w:t>
        </w:r>
      </w:hyperlink>
      <w:r w:rsidDel="00000000" w:rsidR="00000000" w:rsidRPr="00000000">
        <w:rPr>
          <w:rtl w:val="0"/>
        </w:rPr>
        <w:t xml:space="preserve"> </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pStyle w:val="Heading1"/>
        <w:rPr/>
      </w:pPr>
      <w:bookmarkStart w:colFirst="0" w:colLast="0" w:name="_4lsh8q90l9f4" w:id="12"/>
      <w:bookmarkEnd w:id="12"/>
      <w:r w:rsidDel="00000000" w:rsidR="00000000" w:rsidRPr="00000000">
        <w:rPr>
          <w:rtl w:val="0"/>
        </w:rPr>
        <w:t xml:space="preserve">12 - </w:t>
      </w:r>
      <w:r w:rsidDel="00000000" w:rsidR="00000000" w:rsidRPr="00000000">
        <w:rPr>
          <w:rtl w:val="0"/>
        </w:rPr>
        <w:t xml:space="preserve">Добавление Page Object Model (POM)</w:t>
      </w:r>
    </w:p>
    <w:p w:rsidR="00000000" w:rsidDel="00000000" w:rsidP="00000000" w:rsidRDefault="00000000" w:rsidRPr="00000000" w14:paraId="00000214">
      <w:pPr>
        <w:rPr/>
      </w:pPr>
      <w:hyperlink r:id="rId69">
        <w:r w:rsidDel="00000000" w:rsidR="00000000" w:rsidRPr="00000000">
          <w:rPr>
            <w:color w:val="1155cc"/>
            <w:u w:val="single"/>
            <w:rtl w:val="0"/>
          </w:rPr>
          <w:t xml:space="preserve">https://github.com/basdijkstra/a-test-automation-project/blob/main/12-separating-the-what-from-the-how.md</w:t>
        </w:r>
      </w:hyperlink>
      <w:r w:rsidDel="00000000" w:rsidR="00000000" w:rsidRPr="00000000">
        <w:rPr>
          <w:rtl w:val="0"/>
        </w:rPr>
        <w:t xml:space="preserve"> </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Также как и с контроллерами для UI тестов тоже есть свои паттерны, одним из них считается Page Object Model или сокращенно POM. Почитать про него: </w:t>
      </w:r>
      <w:hyperlink r:id="rId70">
        <w:r w:rsidDel="00000000" w:rsidR="00000000" w:rsidRPr="00000000">
          <w:rPr>
            <w:color w:val="1155cc"/>
            <w:u w:val="single"/>
            <w:rtl w:val="0"/>
          </w:rPr>
          <w:t xml:space="preserve">https://www.selenium.dev/documentation/test_practices/encouraged/page_object_models/</w:t>
        </w:r>
      </w:hyperlink>
      <w:r w:rsidDel="00000000" w:rsidR="00000000" w:rsidRPr="00000000">
        <w:rPr>
          <w:rtl w:val="0"/>
        </w:rPr>
        <w:t xml:space="preserve"> </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Создаем сначала базовый класс в пакет pages:</w:t>
      </w:r>
    </w:p>
    <w:p w:rsidR="00000000" w:rsidDel="00000000" w:rsidP="00000000" w:rsidRDefault="00000000" w:rsidRPr="00000000" w14:paraId="00000219">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033b3"/>
          <w:rtl w:val="0"/>
        </w:rPr>
        <w:t xml:space="preserve">public class </w:t>
      </w:r>
      <w:r w:rsidDel="00000000" w:rsidR="00000000" w:rsidRPr="00000000">
        <w:rPr>
          <w:rFonts w:ascii="Courier New" w:cs="Courier New" w:eastAsia="Courier New" w:hAnsi="Courier New"/>
          <w:rtl w:val="0"/>
        </w:rPr>
        <w:t xml:space="preserve">BasePage </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1A">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033b3"/>
          <w:rtl w:val="0"/>
        </w:rPr>
        <w:t xml:space="preserve">protected </w:t>
      </w:r>
      <w:r w:rsidDel="00000000" w:rsidR="00000000" w:rsidRPr="00000000">
        <w:rPr>
          <w:rFonts w:ascii="Courier New" w:cs="Courier New" w:eastAsia="Courier New" w:hAnsi="Courier New"/>
          <w:rtl w:val="0"/>
        </w:rPr>
        <w:t xml:space="preserve">WebDriver </w:t>
      </w:r>
      <w:r w:rsidDel="00000000" w:rsidR="00000000" w:rsidRPr="00000000">
        <w:rPr>
          <w:rFonts w:ascii="Courier New" w:cs="Courier New" w:eastAsia="Courier New" w:hAnsi="Courier New"/>
          <w:color w:val="871094"/>
          <w:rtl w:val="0"/>
        </w:rPr>
        <w:t xml:space="preserve">driver</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1B">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033b3"/>
          <w:rtl w:val="0"/>
        </w:rPr>
        <w:t xml:space="preserve">protected </w:t>
      </w:r>
      <w:r w:rsidDel="00000000" w:rsidR="00000000" w:rsidRPr="00000000">
        <w:rPr>
          <w:rFonts w:ascii="Courier New" w:cs="Courier New" w:eastAsia="Courier New" w:hAnsi="Courier New"/>
          <w:rtl w:val="0"/>
        </w:rPr>
        <w:t xml:space="preserve">WebDriverWait </w:t>
      </w:r>
      <w:r w:rsidDel="00000000" w:rsidR="00000000" w:rsidRPr="00000000">
        <w:rPr>
          <w:rFonts w:ascii="Courier New" w:cs="Courier New" w:eastAsia="Courier New" w:hAnsi="Courier New"/>
          <w:color w:val="871094"/>
          <w:rtl w:val="0"/>
        </w:rPr>
        <w:t xml:space="preserve">wait</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1C">
      <w:pPr>
        <w:shd w:fill="ffffff" w:val="clear"/>
        <w:rPr>
          <w:rFonts w:ascii="Courier New" w:cs="Courier New" w:eastAsia="Courier New" w:hAnsi="Courier New"/>
          <w:color w:val="080808"/>
        </w:rPr>
      </w:pPr>
      <w:r w:rsidDel="00000000" w:rsidR="00000000" w:rsidRPr="00000000">
        <w:rPr>
          <w:rtl w:val="0"/>
        </w:rPr>
      </w:r>
    </w:p>
    <w:p w:rsidR="00000000" w:rsidDel="00000000" w:rsidP="00000000" w:rsidRDefault="00000000" w:rsidRPr="00000000" w14:paraId="0000021D">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033b3"/>
          <w:rtl w:val="0"/>
        </w:rPr>
        <w:t xml:space="preserve">public </w:t>
      </w:r>
      <w:r w:rsidDel="00000000" w:rsidR="00000000" w:rsidRPr="00000000">
        <w:rPr>
          <w:rFonts w:ascii="Courier New" w:cs="Courier New" w:eastAsia="Courier New" w:hAnsi="Courier New"/>
          <w:color w:val="00627a"/>
          <w:rtl w:val="0"/>
        </w:rPr>
        <w:t xml:space="preserve">BasePage</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rtl w:val="0"/>
        </w:rPr>
        <w:t xml:space="preserve">WebDriver driver</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WebDriverWait wait</w:t>
      </w:r>
      <w:r w:rsidDel="00000000" w:rsidR="00000000" w:rsidRPr="00000000">
        <w:rPr>
          <w:rFonts w:ascii="Courier New" w:cs="Courier New" w:eastAsia="Courier New" w:hAnsi="Courier New"/>
          <w:color w:val="080808"/>
          <w:rtl w:val="0"/>
        </w:rPr>
        <w:t xml:space="preserve">) {</w:t>
      </w:r>
    </w:p>
    <w:p w:rsidR="00000000" w:rsidDel="00000000" w:rsidP="00000000" w:rsidRDefault="00000000" w:rsidRPr="00000000" w14:paraId="0000021E">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033b3"/>
          <w:rtl w:val="0"/>
        </w:rPr>
        <w:t xml:space="preserve">this</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871094"/>
          <w:rtl w:val="0"/>
        </w:rPr>
        <w:t xml:space="preserve">driver </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driver</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1F">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033b3"/>
          <w:rtl w:val="0"/>
        </w:rPr>
        <w:t xml:space="preserve">this</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871094"/>
          <w:rtl w:val="0"/>
        </w:rPr>
        <w:t xml:space="preserve">wait </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wait</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20">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PageFactory</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i w:val="1"/>
          <w:color w:val="080808"/>
          <w:rtl w:val="0"/>
        </w:rPr>
        <w:t xml:space="preserve">initElements</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rtl w:val="0"/>
        </w:rPr>
        <w:t xml:space="preserve">driver</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033b3"/>
          <w:rtl w:val="0"/>
        </w:rPr>
        <w:t xml:space="preserve">this</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21">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p>
    <w:p w:rsidR="00000000" w:rsidDel="00000000" w:rsidP="00000000" w:rsidRDefault="00000000" w:rsidRPr="00000000" w14:paraId="00000222">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Потом от него создаем нужные нам страницы в том же пакете pages:</w:t>
      </w:r>
    </w:p>
    <w:p w:rsidR="00000000" w:rsidDel="00000000" w:rsidP="00000000" w:rsidRDefault="00000000" w:rsidRPr="00000000" w14:paraId="00000225">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033b3"/>
          <w:rtl w:val="0"/>
        </w:rPr>
        <w:t xml:space="preserve">public class </w:t>
      </w:r>
      <w:r w:rsidDel="00000000" w:rsidR="00000000" w:rsidRPr="00000000">
        <w:rPr>
          <w:rFonts w:ascii="Courier New" w:cs="Courier New" w:eastAsia="Courier New" w:hAnsi="Courier New"/>
          <w:rtl w:val="0"/>
        </w:rPr>
        <w:t xml:space="preserve">LoginPage </w:t>
      </w:r>
      <w:r w:rsidDel="00000000" w:rsidR="00000000" w:rsidRPr="00000000">
        <w:rPr>
          <w:rFonts w:ascii="Courier New" w:cs="Courier New" w:eastAsia="Courier New" w:hAnsi="Courier New"/>
          <w:color w:val="0033b3"/>
          <w:rtl w:val="0"/>
        </w:rPr>
        <w:t xml:space="preserve">extends </w:t>
      </w:r>
      <w:r w:rsidDel="00000000" w:rsidR="00000000" w:rsidRPr="00000000">
        <w:rPr>
          <w:rFonts w:ascii="Courier New" w:cs="Courier New" w:eastAsia="Courier New" w:hAnsi="Courier New"/>
          <w:rtl w:val="0"/>
        </w:rPr>
        <w:t xml:space="preserve">BasePage </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26">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9e880d"/>
          <w:rtl w:val="0"/>
        </w:rPr>
        <w:t xml:space="preserve">@FindBy</w:t>
      </w:r>
      <w:r w:rsidDel="00000000" w:rsidR="00000000" w:rsidRPr="00000000">
        <w:rPr>
          <w:rFonts w:ascii="Courier New" w:cs="Courier New" w:eastAsia="Courier New" w:hAnsi="Courier New"/>
          <w:color w:val="080808"/>
          <w:rtl w:val="0"/>
        </w:rPr>
        <w:t xml:space="preserve">(id = </w:t>
      </w:r>
      <w:r w:rsidDel="00000000" w:rsidR="00000000" w:rsidRPr="00000000">
        <w:rPr>
          <w:rFonts w:ascii="Courier New" w:cs="Courier New" w:eastAsia="Courier New" w:hAnsi="Courier New"/>
          <w:color w:val="067d17"/>
          <w:rtl w:val="0"/>
        </w:rPr>
        <w:t xml:space="preserve">"username"</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27">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033b3"/>
          <w:rtl w:val="0"/>
        </w:rPr>
        <w:t xml:space="preserve">private </w:t>
      </w:r>
      <w:r w:rsidDel="00000000" w:rsidR="00000000" w:rsidRPr="00000000">
        <w:rPr>
          <w:rFonts w:ascii="Courier New" w:cs="Courier New" w:eastAsia="Courier New" w:hAnsi="Courier New"/>
          <w:rtl w:val="0"/>
        </w:rPr>
        <w:t xml:space="preserve">WebElement </w:t>
      </w:r>
      <w:r w:rsidDel="00000000" w:rsidR="00000000" w:rsidRPr="00000000">
        <w:rPr>
          <w:rFonts w:ascii="Courier New" w:cs="Courier New" w:eastAsia="Courier New" w:hAnsi="Courier New"/>
          <w:color w:val="871094"/>
          <w:rtl w:val="0"/>
        </w:rPr>
        <w:t xml:space="preserve">usernameInput</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28">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9e880d"/>
          <w:rtl w:val="0"/>
        </w:rPr>
        <w:t xml:space="preserve">@FindBy</w:t>
      </w:r>
      <w:r w:rsidDel="00000000" w:rsidR="00000000" w:rsidRPr="00000000">
        <w:rPr>
          <w:rFonts w:ascii="Courier New" w:cs="Courier New" w:eastAsia="Courier New" w:hAnsi="Courier New"/>
          <w:color w:val="080808"/>
          <w:rtl w:val="0"/>
        </w:rPr>
        <w:t xml:space="preserve">(id = </w:t>
      </w:r>
      <w:r w:rsidDel="00000000" w:rsidR="00000000" w:rsidRPr="00000000">
        <w:rPr>
          <w:rFonts w:ascii="Courier New" w:cs="Courier New" w:eastAsia="Courier New" w:hAnsi="Courier New"/>
          <w:color w:val="067d17"/>
          <w:rtl w:val="0"/>
        </w:rPr>
        <w:t xml:space="preserve">"password"</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29">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033b3"/>
          <w:rtl w:val="0"/>
        </w:rPr>
        <w:t xml:space="preserve">private </w:t>
      </w:r>
      <w:r w:rsidDel="00000000" w:rsidR="00000000" w:rsidRPr="00000000">
        <w:rPr>
          <w:rFonts w:ascii="Courier New" w:cs="Courier New" w:eastAsia="Courier New" w:hAnsi="Courier New"/>
          <w:rtl w:val="0"/>
        </w:rPr>
        <w:t xml:space="preserve">WebElement </w:t>
      </w:r>
      <w:r w:rsidDel="00000000" w:rsidR="00000000" w:rsidRPr="00000000">
        <w:rPr>
          <w:rFonts w:ascii="Courier New" w:cs="Courier New" w:eastAsia="Courier New" w:hAnsi="Courier New"/>
          <w:color w:val="871094"/>
          <w:rtl w:val="0"/>
        </w:rPr>
        <w:t xml:space="preserve">passwordInput</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2A">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9e880d"/>
          <w:rtl w:val="0"/>
        </w:rPr>
        <w:t xml:space="preserve">@FindBy</w:t>
      </w:r>
      <w:r w:rsidDel="00000000" w:rsidR="00000000" w:rsidRPr="00000000">
        <w:rPr>
          <w:rFonts w:ascii="Courier New" w:cs="Courier New" w:eastAsia="Courier New" w:hAnsi="Courier New"/>
          <w:color w:val="080808"/>
          <w:rtl w:val="0"/>
        </w:rPr>
        <w:t xml:space="preserve">(xpath = </w:t>
      </w:r>
      <w:r w:rsidDel="00000000" w:rsidR="00000000" w:rsidRPr="00000000">
        <w:rPr>
          <w:rFonts w:ascii="Courier New" w:cs="Courier New" w:eastAsia="Courier New" w:hAnsi="Courier New"/>
          <w:color w:val="067d17"/>
          <w:rtl w:val="0"/>
        </w:rPr>
        <w:t xml:space="preserve">"//button[@type='submit']"</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2B">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033b3"/>
          <w:rtl w:val="0"/>
        </w:rPr>
        <w:t xml:space="preserve">private </w:t>
      </w:r>
      <w:r w:rsidDel="00000000" w:rsidR="00000000" w:rsidRPr="00000000">
        <w:rPr>
          <w:rFonts w:ascii="Courier New" w:cs="Courier New" w:eastAsia="Courier New" w:hAnsi="Courier New"/>
          <w:rtl w:val="0"/>
        </w:rPr>
        <w:t xml:space="preserve">WebElement </w:t>
      </w:r>
      <w:r w:rsidDel="00000000" w:rsidR="00000000" w:rsidRPr="00000000">
        <w:rPr>
          <w:rFonts w:ascii="Courier New" w:cs="Courier New" w:eastAsia="Courier New" w:hAnsi="Courier New"/>
          <w:color w:val="871094"/>
          <w:rtl w:val="0"/>
        </w:rPr>
        <w:t xml:space="preserve">loginButton</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2C">
      <w:pPr>
        <w:shd w:fill="ffffff" w:val="clear"/>
        <w:rPr>
          <w:rFonts w:ascii="Courier New" w:cs="Courier New" w:eastAsia="Courier New" w:hAnsi="Courier New"/>
          <w:color w:val="080808"/>
        </w:rPr>
      </w:pPr>
      <w:r w:rsidDel="00000000" w:rsidR="00000000" w:rsidRPr="00000000">
        <w:rPr>
          <w:rtl w:val="0"/>
        </w:rPr>
      </w:r>
    </w:p>
    <w:p w:rsidR="00000000" w:rsidDel="00000000" w:rsidP="00000000" w:rsidRDefault="00000000" w:rsidRPr="00000000" w14:paraId="0000022D">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033b3"/>
          <w:rtl w:val="0"/>
        </w:rPr>
        <w:t xml:space="preserve">private static final </w:t>
      </w:r>
      <w:r w:rsidDel="00000000" w:rsidR="00000000" w:rsidRPr="00000000">
        <w:rPr>
          <w:rFonts w:ascii="Courier New" w:cs="Courier New" w:eastAsia="Courier New" w:hAnsi="Courier New"/>
          <w:rtl w:val="0"/>
        </w:rPr>
        <w:t xml:space="preserve">String </w:t>
      </w:r>
      <w:r w:rsidDel="00000000" w:rsidR="00000000" w:rsidRPr="00000000">
        <w:rPr>
          <w:rFonts w:ascii="Courier New" w:cs="Courier New" w:eastAsia="Courier New" w:hAnsi="Courier New"/>
          <w:i w:val="1"/>
          <w:color w:val="871094"/>
          <w:rtl w:val="0"/>
        </w:rPr>
        <w:t xml:space="preserve">VALID_USER </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67d17"/>
          <w:rtl w:val="0"/>
        </w:rPr>
        <w:t xml:space="preserve">"user"</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2E">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033b3"/>
          <w:rtl w:val="0"/>
        </w:rPr>
        <w:t xml:space="preserve">private static final </w:t>
      </w:r>
      <w:r w:rsidDel="00000000" w:rsidR="00000000" w:rsidRPr="00000000">
        <w:rPr>
          <w:rFonts w:ascii="Courier New" w:cs="Courier New" w:eastAsia="Courier New" w:hAnsi="Courier New"/>
          <w:rtl w:val="0"/>
        </w:rPr>
        <w:t xml:space="preserve">String </w:t>
      </w:r>
      <w:r w:rsidDel="00000000" w:rsidR="00000000" w:rsidRPr="00000000">
        <w:rPr>
          <w:rFonts w:ascii="Courier New" w:cs="Courier New" w:eastAsia="Courier New" w:hAnsi="Courier New"/>
          <w:i w:val="1"/>
          <w:color w:val="871094"/>
          <w:rtl w:val="0"/>
        </w:rPr>
        <w:t xml:space="preserve">VALID_PASSWORD </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67d17"/>
          <w:rtl w:val="0"/>
        </w:rPr>
        <w:t xml:space="preserve">"user"</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2F">
      <w:pPr>
        <w:shd w:fill="ffffff" w:val="clear"/>
        <w:rPr>
          <w:rFonts w:ascii="Courier New" w:cs="Courier New" w:eastAsia="Courier New" w:hAnsi="Courier New"/>
          <w:color w:val="080808"/>
        </w:rPr>
      </w:pPr>
      <w:r w:rsidDel="00000000" w:rsidR="00000000" w:rsidRPr="00000000">
        <w:rPr>
          <w:rtl w:val="0"/>
        </w:rPr>
      </w:r>
    </w:p>
    <w:p w:rsidR="00000000" w:rsidDel="00000000" w:rsidP="00000000" w:rsidRDefault="00000000" w:rsidRPr="00000000" w14:paraId="00000230">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033b3"/>
          <w:rtl w:val="0"/>
        </w:rPr>
        <w:t xml:space="preserve">public </w:t>
      </w:r>
      <w:r w:rsidDel="00000000" w:rsidR="00000000" w:rsidRPr="00000000">
        <w:rPr>
          <w:rFonts w:ascii="Courier New" w:cs="Courier New" w:eastAsia="Courier New" w:hAnsi="Courier New"/>
          <w:color w:val="00627a"/>
          <w:rtl w:val="0"/>
        </w:rPr>
        <w:t xml:space="preserve">LoginPage</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rtl w:val="0"/>
        </w:rPr>
        <w:t xml:space="preserve">WebDriver driver</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WebDriverWait wait</w:t>
      </w:r>
      <w:r w:rsidDel="00000000" w:rsidR="00000000" w:rsidRPr="00000000">
        <w:rPr>
          <w:rFonts w:ascii="Courier New" w:cs="Courier New" w:eastAsia="Courier New" w:hAnsi="Courier New"/>
          <w:color w:val="080808"/>
          <w:rtl w:val="0"/>
        </w:rPr>
        <w:t xml:space="preserve">) {</w:t>
      </w:r>
    </w:p>
    <w:p w:rsidR="00000000" w:rsidDel="00000000" w:rsidP="00000000" w:rsidRDefault="00000000" w:rsidRPr="00000000" w14:paraId="00000231">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033b3"/>
          <w:rtl w:val="0"/>
        </w:rPr>
        <w:t xml:space="preserve">super</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rtl w:val="0"/>
        </w:rPr>
        <w:t xml:space="preserve">driver</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wait</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32">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driver</w:t>
      </w:r>
      <w:r w:rsidDel="00000000" w:rsidR="00000000" w:rsidRPr="00000000">
        <w:rPr>
          <w:rFonts w:ascii="Courier New" w:cs="Courier New" w:eastAsia="Courier New" w:hAnsi="Courier New"/>
          <w:color w:val="080808"/>
          <w:rtl w:val="0"/>
        </w:rPr>
        <w:t xml:space="preserve">.get(</w:t>
      </w:r>
      <w:r w:rsidDel="00000000" w:rsidR="00000000" w:rsidRPr="00000000">
        <w:rPr>
          <w:rFonts w:ascii="Courier New" w:cs="Courier New" w:eastAsia="Courier New" w:hAnsi="Courier New"/>
          <w:color w:val="067d17"/>
          <w:rtl w:val="0"/>
        </w:rPr>
        <w:t xml:space="preserve">"https://bonigarcia.dev/selenium-webdriver-java/login-form.html"</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33">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p>
    <w:p w:rsidR="00000000" w:rsidDel="00000000" w:rsidP="00000000" w:rsidRDefault="00000000" w:rsidRPr="00000000" w14:paraId="00000234">
      <w:pPr>
        <w:shd w:fill="ffffff" w:val="clear"/>
        <w:rPr>
          <w:rFonts w:ascii="Courier New" w:cs="Courier New" w:eastAsia="Courier New" w:hAnsi="Courier New"/>
          <w:color w:val="080808"/>
        </w:rPr>
      </w:pPr>
      <w:r w:rsidDel="00000000" w:rsidR="00000000" w:rsidRPr="00000000">
        <w:rPr>
          <w:rtl w:val="0"/>
        </w:rPr>
      </w:r>
    </w:p>
    <w:p w:rsidR="00000000" w:rsidDel="00000000" w:rsidP="00000000" w:rsidRDefault="00000000" w:rsidRPr="00000000" w14:paraId="00000235">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033b3"/>
          <w:rtl w:val="0"/>
        </w:rPr>
        <w:t xml:space="preserve">public void </w:t>
      </w:r>
      <w:r w:rsidDel="00000000" w:rsidR="00000000" w:rsidRPr="00000000">
        <w:rPr>
          <w:rFonts w:ascii="Courier New" w:cs="Courier New" w:eastAsia="Courier New" w:hAnsi="Courier New"/>
          <w:color w:val="00627a"/>
          <w:rtl w:val="0"/>
        </w:rPr>
        <w:t xml:space="preserve">login</w:t>
      </w:r>
      <w:r w:rsidDel="00000000" w:rsidR="00000000" w:rsidRPr="00000000">
        <w:rPr>
          <w:rFonts w:ascii="Courier New" w:cs="Courier New" w:eastAsia="Courier New" w:hAnsi="Courier New"/>
          <w:color w:val="080808"/>
          <w:rtl w:val="0"/>
        </w:rPr>
        <w:t xml:space="preserve">() {</w:t>
      </w:r>
    </w:p>
    <w:p w:rsidR="00000000" w:rsidDel="00000000" w:rsidP="00000000" w:rsidRDefault="00000000" w:rsidRPr="00000000" w14:paraId="00000236">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871094"/>
          <w:rtl w:val="0"/>
        </w:rPr>
        <w:t xml:space="preserve">usernameInput</w:t>
      </w:r>
      <w:r w:rsidDel="00000000" w:rsidR="00000000" w:rsidRPr="00000000">
        <w:rPr>
          <w:rFonts w:ascii="Courier New" w:cs="Courier New" w:eastAsia="Courier New" w:hAnsi="Courier New"/>
          <w:color w:val="080808"/>
          <w:rtl w:val="0"/>
        </w:rPr>
        <w:t xml:space="preserve">.sendKeys(</w:t>
      </w:r>
      <w:r w:rsidDel="00000000" w:rsidR="00000000" w:rsidRPr="00000000">
        <w:rPr>
          <w:rFonts w:ascii="Courier New" w:cs="Courier New" w:eastAsia="Courier New" w:hAnsi="Courier New"/>
          <w:i w:val="1"/>
          <w:color w:val="871094"/>
          <w:rtl w:val="0"/>
        </w:rPr>
        <w:t xml:space="preserve">VALID_USER</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37">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871094"/>
          <w:rtl w:val="0"/>
        </w:rPr>
        <w:t xml:space="preserve">passwordInput</w:t>
      </w:r>
      <w:r w:rsidDel="00000000" w:rsidR="00000000" w:rsidRPr="00000000">
        <w:rPr>
          <w:rFonts w:ascii="Courier New" w:cs="Courier New" w:eastAsia="Courier New" w:hAnsi="Courier New"/>
          <w:color w:val="080808"/>
          <w:rtl w:val="0"/>
        </w:rPr>
        <w:t xml:space="preserve">.sendKeys(</w:t>
      </w:r>
      <w:r w:rsidDel="00000000" w:rsidR="00000000" w:rsidRPr="00000000">
        <w:rPr>
          <w:rFonts w:ascii="Courier New" w:cs="Courier New" w:eastAsia="Courier New" w:hAnsi="Courier New"/>
          <w:i w:val="1"/>
          <w:color w:val="871094"/>
          <w:rtl w:val="0"/>
        </w:rPr>
        <w:t xml:space="preserve">VALID_PASSWORD</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38">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871094"/>
          <w:rtl w:val="0"/>
        </w:rPr>
        <w:t xml:space="preserve">loginButton</w:t>
      </w:r>
      <w:r w:rsidDel="00000000" w:rsidR="00000000" w:rsidRPr="00000000">
        <w:rPr>
          <w:rFonts w:ascii="Courier New" w:cs="Courier New" w:eastAsia="Courier New" w:hAnsi="Courier New"/>
          <w:color w:val="080808"/>
          <w:rtl w:val="0"/>
        </w:rPr>
        <w:t xml:space="preserve">.click();</w:t>
      </w:r>
    </w:p>
    <w:p w:rsidR="00000000" w:rsidDel="00000000" w:rsidP="00000000" w:rsidRDefault="00000000" w:rsidRPr="00000000" w14:paraId="00000239">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p>
    <w:p w:rsidR="00000000" w:rsidDel="00000000" w:rsidP="00000000" w:rsidRDefault="00000000" w:rsidRPr="00000000" w14:paraId="0000023A">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Тест будет выглядеть так:</w:t>
      </w:r>
    </w:p>
    <w:p w:rsidR="00000000" w:rsidDel="00000000" w:rsidP="00000000" w:rsidRDefault="00000000" w:rsidRPr="00000000" w14:paraId="0000023D">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033b3"/>
          <w:rtl w:val="0"/>
        </w:rPr>
        <w:t xml:space="preserve">class </w:t>
      </w:r>
      <w:r w:rsidDel="00000000" w:rsidR="00000000" w:rsidRPr="00000000">
        <w:rPr>
          <w:rFonts w:ascii="Courier New" w:cs="Courier New" w:eastAsia="Courier New" w:hAnsi="Courier New"/>
          <w:rtl w:val="0"/>
        </w:rPr>
        <w:t xml:space="preserve">UiPomTests </w:t>
      </w:r>
      <w:r w:rsidDel="00000000" w:rsidR="00000000" w:rsidRPr="00000000">
        <w:rPr>
          <w:rFonts w:ascii="Courier New" w:cs="Courier New" w:eastAsia="Courier New" w:hAnsi="Courier New"/>
          <w:color w:val="0033b3"/>
          <w:rtl w:val="0"/>
        </w:rPr>
        <w:t xml:space="preserve">extends </w:t>
      </w:r>
      <w:r w:rsidDel="00000000" w:rsidR="00000000" w:rsidRPr="00000000">
        <w:rPr>
          <w:rFonts w:ascii="Courier New" w:cs="Courier New" w:eastAsia="Courier New" w:hAnsi="Courier New"/>
          <w:rtl w:val="0"/>
        </w:rPr>
        <w:t xml:space="preserve">BaseTest </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3E">
      <w:pPr>
        <w:shd w:fill="ffffff" w:val="clear"/>
        <w:rPr>
          <w:rFonts w:ascii="Courier New" w:cs="Courier New" w:eastAsia="Courier New" w:hAnsi="Courier New"/>
          <w:color w:val="9e880d"/>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9e880d"/>
          <w:rtl w:val="0"/>
        </w:rPr>
        <w:t xml:space="preserve">@Test</w:t>
      </w:r>
    </w:p>
    <w:p w:rsidR="00000000" w:rsidDel="00000000" w:rsidP="00000000" w:rsidRDefault="00000000" w:rsidRPr="00000000" w14:paraId="0000023F">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9e880d"/>
          <w:rtl w:val="0"/>
        </w:rPr>
        <w:t xml:space="preserve">   </w:t>
      </w:r>
      <w:r w:rsidDel="00000000" w:rsidR="00000000" w:rsidRPr="00000000">
        <w:rPr>
          <w:rFonts w:ascii="Courier New" w:cs="Courier New" w:eastAsia="Courier New" w:hAnsi="Courier New"/>
          <w:color w:val="0033b3"/>
          <w:rtl w:val="0"/>
        </w:rPr>
        <w:t xml:space="preserve">void </w:t>
      </w:r>
      <w:r w:rsidDel="00000000" w:rsidR="00000000" w:rsidRPr="00000000">
        <w:rPr>
          <w:rFonts w:ascii="Courier New" w:cs="Courier New" w:eastAsia="Courier New" w:hAnsi="Courier New"/>
          <w:color w:val="00627a"/>
          <w:rtl w:val="0"/>
        </w:rPr>
        <w:t xml:space="preserve">loginPomTest</w:t>
      </w:r>
      <w:r w:rsidDel="00000000" w:rsidR="00000000" w:rsidRPr="00000000">
        <w:rPr>
          <w:rFonts w:ascii="Courier New" w:cs="Courier New" w:eastAsia="Courier New" w:hAnsi="Courier New"/>
          <w:color w:val="080808"/>
          <w:rtl w:val="0"/>
        </w:rPr>
        <w:t xml:space="preserve">() {</w:t>
      </w:r>
    </w:p>
    <w:p w:rsidR="00000000" w:rsidDel="00000000" w:rsidP="00000000" w:rsidRDefault="00000000" w:rsidRPr="00000000" w14:paraId="00000240">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LoginPage loginPage </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033b3"/>
          <w:rtl w:val="0"/>
        </w:rPr>
        <w:t xml:space="preserve">new </w:t>
      </w:r>
      <w:r w:rsidDel="00000000" w:rsidR="00000000" w:rsidRPr="00000000">
        <w:rPr>
          <w:rFonts w:ascii="Courier New" w:cs="Courier New" w:eastAsia="Courier New" w:hAnsi="Courier New"/>
          <w:color w:val="080808"/>
          <w:rtl w:val="0"/>
        </w:rPr>
        <w:t xml:space="preserve">LoginPage(</w:t>
      </w:r>
      <w:r w:rsidDel="00000000" w:rsidR="00000000" w:rsidRPr="00000000">
        <w:rPr>
          <w:rFonts w:ascii="Courier New" w:cs="Courier New" w:eastAsia="Courier New" w:hAnsi="Courier New"/>
          <w:color w:val="871094"/>
          <w:rtl w:val="0"/>
        </w:rPr>
        <w:t xml:space="preserve">driver</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871094"/>
          <w:rtl w:val="0"/>
        </w:rPr>
        <w:t xml:space="preserve">longWait</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41">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loginPage</w:t>
      </w:r>
      <w:r w:rsidDel="00000000" w:rsidR="00000000" w:rsidRPr="00000000">
        <w:rPr>
          <w:rFonts w:ascii="Courier New" w:cs="Courier New" w:eastAsia="Courier New" w:hAnsi="Courier New"/>
          <w:color w:val="080808"/>
          <w:rtl w:val="0"/>
        </w:rPr>
        <w:t xml:space="preserve">.login();</w:t>
      </w:r>
    </w:p>
    <w:p w:rsidR="00000000" w:rsidDel="00000000" w:rsidP="00000000" w:rsidRDefault="00000000" w:rsidRPr="00000000" w14:paraId="00000242">
      <w:pPr>
        <w:shd w:fill="ffffff" w:val="clear"/>
        <w:rPr>
          <w:rFonts w:ascii="Courier New" w:cs="Courier New" w:eastAsia="Courier New" w:hAnsi="Courier New"/>
          <w:color w:val="080808"/>
        </w:rPr>
      </w:pPr>
      <w:r w:rsidDel="00000000" w:rsidR="00000000" w:rsidRPr="00000000">
        <w:rPr>
          <w:rtl w:val="0"/>
        </w:rPr>
      </w:r>
    </w:p>
    <w:p w:rsidR="00000000" w:rsidDel="00000000" w:rsidP="00000000" w:rsidRDefault="00000000" w:rsidRPr="00000000" w14:paraId="00000243">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i w:val="1"/>
          <w:color w:val="080808"/>
          <w:rtl w:val="0"/>
        </w:rPr>
        <w:t xml:space="preserve">assertThat</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871094"/>
          <w:rtl w:val="0"/>
        </w:rPr>
        <w:t xml:space="preserve">driver</w:t>
      </w:r>
      <w:r w:rsidDel="00000000" w:rsidR="00000000" w:rsidRPr="00000000">
        <w:rPr>
          <w:rFonts w:ascii="Courier New" w:cs="Courier New" w:eastAsia="Courier New" w:hAnsi="Courier New"/>
          <w:color w:val="080808"/>
          <w:rtl w:val="0"/>
        </w:rPr>
        <w:t xml:space="preserve">.getCurrentUrl()).contains(</w:t>
      </w:r>
      <w:r w:rsidDel="00000000" w:rsidR="00000000" w:rsidRPr="00000000">
        <w:rPr>
          <w:rFonts w:ascii="Courier New" w:cs="Courier New" w:eastAsia="Courier New" w:hAnsi="Courier New"/>
          <w:color w:val="067d17"/>
          <w:rtl w:val="0"/>
        </w:rPr>
        <w:t xml:space="preserve">"login-sucess"</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44">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p>
    <w:p w:rsidR="00000000" w:rsidDel="00000000" w:rsidP="00000000" w:rsidRDefault="00000000" w:rsidRPr="00000000" w14:paraId="00000245">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46">
      <w:pPr>
        <w:shd w:fill="ffffff" w:val="clear"/>
        <w:rPr>
          <w:rFonts w:ascii="Courier New" w:cs="Courier New" w:eastAsia="Courier New" w:hAnsi="Courier New"/>
          <w:color w:val="080808"/>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t xml:space="preserve">Тесты нужно перенести в package tests, чтобы сделать наследование.</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i w:val="1"/>
        </w:rPr>
      </w:pPr>
      <w:r w:rsidDel="00000000" w:rsidR="00000000" w:rsidRPr="00000000">
        <w:rPr>
          <w:i w:val="1"/>
          <w:rtl w:val="0"/>
        </w:rPr>
        <w:t xml:space="preserve">Задание со звездочкой: Добавьте переход со страницы на страницу. Также можно создать отдельные классы для повторяющихся элементов страниц, обычно это header, footer, какие-то меню или формы.</w:t>
      </w:r>
    </w:p>
    <w:p w:rsidR="00000000" w:rsidDel="00000000" w:rsidP="00000000" w:rsidRDefault="00000000" w:rsidRPr="00000000" w14:paraId="0000024A">
      <w:pPr>
        <w:rPr>
          <w:i w:val="1"/>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Коммит мерж, все дела.</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Код ветки после добавления page object в UI тесты: </w:t>
      </w:r>
      <w:hyperlink r:id="rId71">
        <w:r w:rsidDel="00000000" w:rsidR="00000000" w:rsidRPr="00000000">
          <w:rPr>
            <w:color w:val="1155cc"/>
            <w:u w:val="single"/>
            <w:rtl w:val="0"/>
          </w:rPr>
          <w:t xml:space="preserve">https://github.com/topsycreed/new-java-framework/tree/8-pom</w:t>
        </w:r>
      </w:hyperlink>
      <w:r w:rsidDel="00000000" w:rsidR="00000000" w:rsidRPr="00000000">
        <w:rPr>
          <w:rtl w:val="0"/>
        </w:rPr>
        <w:t xml:space="preserve"> и его Pull request: </w:t>
      </w:r>
      <w:hyperlink r:id="rId72">
        <w:r w:rsidDel="00000000" w:rsidR="00000000" w:rsidRPr="00000000">
          <w:rPr>
            <w:color w:val="1155cc"/>
            <w:u w:val="single"/>
            <w:rtl w:val="0"/>
          </w:rPr>
          <w:t xml:space="preserve">https://github.com/topsycreed/new-java-framework/pull/8</w:t>
        </w:r>
      </w:hyperlink>
      <w:r w:rsidDel="00000000" w:rsidR="00000000" w:rsidRPr="00000000">
        <w:rPr>
          <w:rtl w:val="0"/>
        </w:rPr>
        <w:t xml:space="preserve"> </w:t>
      </w:r>
    </w:p>
    <w:p w:rsidR="00000000" w:rsidDel="00000000" w:rsidP="00000000" w:rsidRDefault="00000000" w:rsidRPr="00000000" w14:paraId="0000024E">
      <w:pPr>
        <w:pStyle w:val="Heading1"/>
        <w:rPr/>
      </w:pPr>
      <w:bookmarkStart w:colFirst="0" w:colLast="0" w:name="_f8e0vewdwcxf" w:id="13"/>
      <w:bookmarkEnd w:id="13"/>
      <w:r w:rsidDel="00000000" w:rsidR="00000000" w:rsidRPr="00000000">
        <w:rPr>
          <w:rtl w:val="0"/>
        </w:rPr>
        <w:t xml:space="preserve">13 - Добавление property файлов и конфигурации для запуска через командную строку</w:t>
      </w:r>
    </w:p>
    <w:p w:rsidR="00000000" w:rsidDel="00000000" w:rsidP="00000000" w:rsidRDefault="00000000" w:rsidRPr="00000000" w14:paraId="0000024F">
      <w:pPr>
        <w:rPr/>
      </w:pPr>
      <w:r w:rsidDel="00000000" w:rsidR="00000000" w:rsidRPr="00000000">
        <w:rPr>
          <w:rtl w:val="0"/>
        </w:rPr>
        <w:t xml:space="preserve">Что если наши тесты содержат конфиденциальные данные, которые мы не хотим добавлять в код и шарить на весь интернет? Или у нас есть несколько тестовых окружений: test, dev, intergration, prod и мы не хотим в классе констант плодить столько версий BASE_URL? </w:t>
      </w:r>
    </w:p>
    <w:p w:rsidR="00000000" w:rsidDel="00000000" w:rsidP="00000000" w:rsidRDefault="00000000" w:rsidRPr="00000000" w14:paraId="00000250">
      <w:pPr>
        <w:rPr/>
      </w:pPr>
      <w:r w:rsidDel="00000000" w:rsidR="00000000" w:rsidRPr="00000000">
        <w:rPr>
          <w:rtl w:val="0"/>
        </w:rPr>
        <w:t xml:space="preserve">Решение есть - проперти файлы и библиотека Owner для простой работы с ними.</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t xml:space="preserve">Добавим библиотеку: </w:t>
      </w:r>
      <w:hyperlink r:id="rId73">
        <w:r w:rsidDel="00000000" w:rsidR="00000000" w:rsidRPr="00000000">
          <w:rPr>
            <w:color w:val="1155cc"/>
            <w:u w:val="single"/>
            <w:rtl w:val="0"/>
          </w:rPr>
          <w:t xml:space="preserve">https://mvnrepository.com/artifact/org.aeonbits.owner/owner</w:t>
        </w:r>
      </w:hyperlink>
      <w:r w:rsidDel="00000000" w:rsidR="00000000" w:rsidRPr="00000000">
        <w:rPr>
          <w:rtl w:val="0"/>
        </w:rPr>
        <w:t xml:space="preserve"> </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Создадим конфигурационный класс:</w:t>
      </w:r>
    </w:p>
    <w:p w:rsidR="00000000" w:rsidDel="00000000" w:rsidP="00000000" w:rsidRDefault="00000000" w:rsidRPr="00000000" w14:paraId="00000255">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9e880d"/>
          <w:rtl w:val="0"/>
        </w:rPr>
        <w:t xml:space="preserve">@Config.Sources</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56">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67d17"/>
          <w:rtl w:val="0"/>
        </w:rPr>
        <w:t xml:space="preserve">"classpath:${env}.properties"</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57">
      <w:pPr>
        <w:shd w:fill="ffffff" w:val="clear"/>
        <w:rPr>
          <w:rFonts w:ascii="Courier New" w:cs="Courier New" w:eastAsia="Courier New" w:hAnsi="Courier New"/>
          <w:color w:val="067d17"/>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67d17"/>
          <w:rtl w:val="0"/>
        </w:rPr>
        <w:t xml:space="preserve">"classpath:default.properties"</w:t>
      </w:r>
    </w:p>
    <w:p w:rsidR="00000000" w:rsidDel="00000000" w:rsidP="00000000" w:rsidRDefault="00000000" w:rsidRPr="00000000" w14:paraId="00000258">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59">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033b3"/>
          <w:rtl w:val="0"/>
        </w:rPr>
        <w:t xml:space="preserve">public interface </w:t>
      </w:r>
      <w:r w:rsidDel="00000000" w:rsidR="00000000" w:rsidRPr="00000000">
        <w:rPr>
          <w:rFonts w:ascii="Courier New" w:cs="Courier New" w:eastAsia="Courier New" w:hAnsi="Courier New"/>
          <w:rtl w:val="0"/>
        </w:rPr>
        <w:t xml:space="preserve">TestPropertiesConfig </w:t>
      </w:r>
      <w:r w:rsidDel="00000000" w:rsidR="00000000" w:rsidRPr="00000000">
        <w:rPr>
          <w:rFonts w:ascii="Courier New" w:cs="Courier New" w:eastAsia="Courier New" w:hAnsi="Courier New"/>
          <w:color w:val="0033b3"/>
          <w:rtl w:val="0"/>
        </w:rPr>
        <w:t xml:space="preserve">extends </w:t>
      </w:r>
      <w:r w:rsidDel="00000000" w:rsidR="00000000" w:rsidRPr="00000000">
        <w:rPr>
          <w:rFonts w:ascii="Courier New" w:cs="Courier New" w:eastAsia="Courier New" w:hAnsi="Courier New"/>
          <w:rtl w:val="0"/>
        </w:rPr>
        <w:t xml:space="preserve">org.aeonbits.owner.Config </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5A">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9e880d"/>
          <w:rtl w:val="0"/>
        </w:rPr>
        <w:t xml:space="preserve">@Key</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067d17"/>
          <w:rtl w:val="0"/>
        </w:rPr>
        <w:t xml:space="preserve">"apiBaseUrl"</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5B">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String </w:t>
      </w:r>
      <w:r w:rsidDel="00000000" w:rsidR="00000000" w:rsidRPr="00000000">
        <w:rPr>
          <w:rFonts w:ascii="Courier New" w:cs="Courier New" w:eastAsia="Courier New" w:hAnsi="Courier New"/>
          <w:color w:val="00627a"/>
          <w:rtl w:val="0"/>
        </w:rPr>
        <w:t xml:space="preserve">getApiBaseUrl</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5C">
      <w:pPr>
        <w:shd w:fill="ffffff" w:val="clear"/>
        <w:rPr>
          <w:rFonts w:ascii="Courier New" w:cs="Courier New" w:eastAsia="Courier New" w:hAnsi="Courier New"/>
          <w:color w:val="080808"/>
        </w:rPr>
      </w:pPr>
      <w:r w:rsidDel="00000000" w:rsidR="00000000" w:rsidRPr="00000000">
        <w:rPr>
          <w:rtl w:val="0"/>
        </w:rPr>
      </w:r>
    </w:p>
    <w:p w:rsidR="00000000" w:rsidDel="00000000" w:rsidP="00000000" w:rsidRDefault="00000000" w:rsidRPr="00000000" w14:paraId="0000025D">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9e880d"/>
          <w:rtl w:val="0"/>
        </w:rPr>
        <w:t xml:space="preserve">@Key</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067d17"/>
          <w:rtl w:val="0"/>
        </w:rPr>
        <w:t xml:space="preserve">"uiBaseUrl"</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5E">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String </w:t>
      </w:r>
      <w:r w:rsidDel="00000000" w:rsidR="00000000" w:rsidRPr="00000000">
        <w:rPr>
          <w:rFonts w:ascii="Courier New" w:cs="Courier New" w:eastAsia="Courier New" w:hAnsi="Courier New"/>
          <w:color w:val="00627a"/>
          <w:rtl w:val="0"/>
        </w:rPr>
        <w:t xml:space="preserve">getUiBaseUrl</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5F">
      <w:pPr>
        <w:shd w:fill="ffffff" w:val="clear"/>
        <w:rPr>
          <w:rFonts w:ascii="Courier New" w:cs="Courier New" w:eastAsia="Courier New" w:hAnsi="Courier New"/>
          <w:color w:val="080808"/>
        </w:rPr>
      </w:pPr>
      <w:r w:rsidDel="00000000" w:rsidR="00000000" w:rsidRPr="00000000">
        <w:rPr>
          <w:rtl w:val="0"/>
        </w:rPr>
      </w:r>
    </w:p>
    <w:p w:rsidR="00000000" w:rsidDel="00000000" w:rsidP="00000000" w:rsidRDefault="00000000" w:rsidRPr="00000000" w14:paraId="00000260">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9e880d"/>
          <w:rtl w:val="0"/>
        </w:rPr>
        <w:t xml:space="preserve">@Key</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067d17"/>
          <w:rtl w:val="0"/>
        </w:rPr>
        <w:t xml:space="preserve">"login"</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61">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String </w:t>
      </w:r>
      <w:r w:rsidDel="00000000" w:rsidR="00000000" w:rsidRPr="00000000">
        <w:rPr>
          <w:rFonts w:ascii="Courier New" w:cs="Courier New" w:eastAsia="Courier New" w:hAnsi="Courier New"/>
          <w:color w:val="00627a"/>
          <w:rtl w:val="0"/>
        </w:rPr>
        <w:t xml:space="preserve">getLogin</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62">
      <w:pPr>
        <w:shd w:fill="ffffff" w:val="clear"/>
        <w:rPr>
          <w:rFonts w:ascii="Courier New" w:cs="Courier New" w:eastAsia="Courier New" w:hAnsi="Courier New"/>
          <w:color w:val="080808"/>
        </w:rPr>
      </w:pPr>
      <w:r w:rsidDel="00000000" w:rsidR="00000000" w:rsidRPr="00000000">
        <w:rPr>
          <w:rtl w:val="0"/>
        </w:rPr>
      </w:r>
    </w:p>
    <w:p w:rsidR="00000000" w:rsidDel="00000000" w:rsidP="00000000" w:rsidRDefault="00000000" w:rsidRPr="00000000" w14:paraId="00000263">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9e880d"/>
          <w:rtl w:val="0"/>
        </w:rPr>
        <w:t xml:space="preserve">@Key</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067d17"/>
          <w:rtl w:val="0"/>
        </w:rPr>
        <w:t xml:space="preserve">"password"</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64">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String </w:t>
      </w:r>
      <w:r w:rsidDel="00000000" w:rsidR="00000000" w:rsidRPr="00000000">
        <w:rPr>
          <w:rFonts w:ascii="Courier New" w:cs="Courier New" w:eastAsia="Courier New" w:hAnsi="Courier New"/>
          <w:color w:val="00627a"/>
          <w:rtl w:val="0"/>
        </w:rPr>
        <w:t xml:space="preserve">getPassword</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65">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Также в resources создадим сами файлы properties:</w:t>
      </w:r>
    </w:p>
    <w:p w:rsidR="00000000" w:rsidDel="00000000" w:rsidP="00000000" w:rsidRDefault="00000000" w:rsidRPr="00000000" w14:paraId="00000268">
      <w:pPr>
        <w:shd w:fill="ffffff" w:val="clear"/>
        <w:rPr>
          <w:rFonts w:ascii="Courier New" w:cs="Courier New" w:eastAsia="Courier New" w:hAnsi="Courier New"/>
          <w:color w:val="067d17"/>
        </w:rPr>
      </w:pPr>
      <w:r w:rsidDel="00000000" w:rsidR="00000000" w:rsidRPr="00000000">
        <w:rPr>
          <w:rFonts w:ascii="Courier New" w:cs="Courier New" w:eastAsia="Courier New" w:hAnsi="Courier New"/>
          <w:color w:val="083080"/>
          <w:rtl w:val="0"/>
        </w:rPr>
        <w:t xml:space="preserve">apiBaseUrl</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067d17"/>
          <w:rtl w:val="0"/>
        </w:rPr>
        <w:t xml:space="preserve">https://petstore.swagger.io/v2/</w:t>
      </w:r>
    </w:p>
    <w:p w:rsidR="00000000" w:rsidDel="00000000" w:rsidP="00000000" w:rsidRDefault="00000000" w:rsidRPr="00000000" w14:paraId="00000269">
      <w:pPr>
        <w:shd w:fill="ffffff" w:val="clear"/>
        <w:rPr>
          <w:rFonts w:ascii="Courier New" w:cs="Courier New" w:eastAsia="Courier New" w:hAnsi="Courier New"/>
          <w:color w:val="067d17"/>
        </w:rPr>
      </w:pPr>
      <w:r w:rsidDel="00000000" w:rsidR="00000000" w:rsidRPr="00000000">
        <w:rPr>
          <w:rFonts w:ascii="Courier New" w:cs="Courier New" w:eastAsia="Courier New" w:hAnsi="Courier New"/>
          <w:color w:val="083080"/>
          <w:rtl w:val="0"/>
        </w:rPr>
        <w:t xml:space="preserve">uiBaseUrl</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067d17"/>
          <w:rtl w:val="0"/>
        </w:rPr>
        <w:t xml:space="preserve">https://bonigarcia.dev/selenium-webdriver-java/</w:t>
      </w:r>
    </w:p>
    <w:p w:rsidR="00000000" w:rsidDel="00000000" w:rsidP="00000000" w:rsidRDefault="00000000" w:rsidRPr="00000000" w14:paraId="0000026A">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3080"/>
          <w:rtl w:val="0"/>
        </w:rPr>
        <w:t xml:space="preserve">login</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6B">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3080"/>
          <w:rtl w:val="0"/>
        </w:rPr>
        <w:t xml:space="preserve">password</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rFonts w:ascii="Courier New" w:cs="Courier New" w:eastAsia="Courier New" w:hAnsi="Courier New"/>
          <w:color w:val="080808"/>
        </w:rPr>
      </w:pPr>
      <w:r w:rsidDel="00000000" w:rsidR="00000000" w:rsidRPr="00000000">
        <w:rPr>
          <w:rtl w:val="0"/>
        </w:rPr>
        <w:t xml:space="preserve">Чтобы использовать переменные в классах с API, UI тестами нужно инициализировать конфиг с помощью: </w:t>
      </w:r>
      <w:r w:rsidDel="00000000" w:rsidR="00000000" w:rsidRPr="00000000">
        <w:rPr>
          <w:rFonts w:ascii="Courier New" w:cs="Courier New" w:eastAsia="Courier New" w:hAnsi="Courier New"/>
          <w:rtl w:val="0"/>
        </w:rPr>
        <w:t xml:space="preserve">TestPropertiesConfig </w:t>
      </w:r>
      <w:r w:rsidDel="00000000" w:rsidR="00000000" w:rsidRPr="00000000">
        <w:rPr>
          <w:rFonts w:ascii="Courier New" w:cs="Courier New" w:eastAsia="Courier New" w:hAnsi="Courier New"/>
          <w:color w:val="871094"/>
          <w:rtl w:val="0"/>
        </w:rPr>
        <w:t xml:space="preserve">configProperties </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ConfigFactory</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i w:val="1"/>
          <w:color w:val="080808"/>
          <w:rtl w:val="0"/>
        </w:rPr>
        <w:t xml:space="preserve">create</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rtl w:val="0"/>
        </w:rPr>
        <w:t xml:space="preserve">TestPropertiesConfig</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0033b3"/>
          <w:rtl w:val="0"/>
        </w:rPr>
        <w:t xml:space="preserve">class</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rtl w:val="0"/>
        </w:rPr>
        <w:t xml:space="preserve">System</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i w:val="1"/>
          <w:color w:val="080808"/>
          <w:rtl w:val="0"/>
        </w:rPr>
        <w:t xml:space="preserve">getProperties</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Задавать конфиг и конкретные значения можно, если добавить запуск через консоль в build.gradle файл:</w:t>
      </w:r>
    </w:p>
    <w:p w:rsidR="00000000" w:rsidDel="00000000" w:rsidP="00000000" w:rsidRDefault="00000000" w:rsidRPr="00000000" w14:paraId="00000270">
      <w:pPr>
        <w:shd w:fill="ffffff" w:val="clear"/>
        <w:rPr>
          <w:rFonts w:ascii="Courier New" w:cs="Courier New" w:eastAsia="Courier New" w:hAnsi="Courier New"/>
          <w:b w:val="1"/>
          <w:color w:val="080808"/>
        </w:rPr>
      </w:pPr>
      <w:r w:rsidDel="00000000" w:rsidR="00000000" w:rsidRPr="00000000">
        <w:rPr>
          <w:rFonts w:ascii="Courier New" w:cs="Courier New" w:eastAsia="Courier New" w:hAnsi="Courier New"/>
          <w:color w:val="080808"/>
          <w:rtl w:val="0"/>
        </w:rPr>
        <w:t xml:space="preserve">test </w:t>
      </w:r>
      <w:r w:rsidDel="00000000" w:rsidR="00000000" w:rsidRPr="00000000">
        <w:rPr>
          <w:rFonts w:ascii="Courier New" w:cs="Courier New" w:eastAsia="Courier New" w:hAnsi="Courier New"/>
          <w:b w:val="1"/>
          <w:color w:val="080808"/>
          <w:rtl w:val="0"/>
        </w:rPr>
        <w:t xml:space="preserve">{</w:t>
      </w:r>
    </w:p>
    <w:p w:rsidR="00000000" w:rsidDel="00000000" w:rsidP="00000000" w:rsidRDefault="00000000" w:rsidRPr="00000000" w14:paraId="00000271">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b w:val="1"/>
          <w:color w:val="080808"/>
          <w:rtl w:val="0"/>
        </w:rPr>
        <w:t xml:space="preserve">   </w:t>
      </w:r>
      <w:r w:rsidDel="00000000" w:rsidR="00000000" w:rsidRPr="00000000">
        <w:rPr>
          <w:rFonts w:ascii="Courier New" w:cs="Courier New" w:eastAsia="Courier New" w:hAnsi="Courier New"/>
          <w:color w:val="080808"/>
          <w:rtl w:val="0"/>
        </w:rPr>
        <w:t xml:space="preserve">useJUnitPlatform()</w:t>
      </w:r>
    </w:p>
    <w:p w:rsidR="00000000" w:rsidDel="00000000" w:rsidP="00000000" w:rsidRDefault="00000000" w:rsidRPr="00000000" w14:paraId="00000272">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systemProperties(</w:t>
      </w:r>
      <w:r w:rsidDel="00000000" w:rsidR="00000000" w:rsidRPr="00000000">
        <w:rPr>
          <w:rFonts w:ascii="Courier New" w:cs="Courier New" w:eastAsia="Courier New" w:hAnsi="Courier New"/>
          <w:rtl w:val="0"/>
        </w:rPr>
        <w:t xml:space="preserve">System</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i w:val="1"/>
          <w:color w:val="080808"/>
          <w:rtl w:val="0"/>
        </w:rPr>
        <w:t xml:space="preserve">getProperties</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73">
      <w:pPr>
        <w:shd w:fill="ffffff" w:val="clear"/>
        <w:rPr>
          <w:rFonts w:ascii="Courier New" w:cs="Courier New" w:eastAsia="Courier New" w:hAnsi="Courier New"/>
          <w:b w:val="1"/>
          <w:color w:val="080808"/>
        </w:rPr>
      </w:pPr>
      <w:r w:rsidDel="00000000" w:rsidR="00000000" w:rsidRPr="00000000">
        <w:rPr>
          <w:rFonts w:ascii="Courier New" w:cs="Courier New" w:eastAsia="Courier New" w:hAnsi="Courier New"/>
          <w:b w:val="1"/>
          <w:color w:val="080808"/>
          <w:rtl w:val="0"/>
        </w:rPr>
        <w:t xml:space="preserve">}</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t xml:space="preserve">Это позволит читать системные переменные и запустить тесты через консольную команду: gradle test -DuiBaseUrl="test"</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b w:val="1"/>
        </w:rPr>
      </w:pPr>
      <w:r w:rsidDel="00000000" w:rsidR="00000000" w:rsidRPr="00000000">
        <w:rPr>
          <w:b w:val="1"/>
          <w:rtl w:val="0"/>
        </w:rPr>
        <w:t xml:space="preserve">Не коммите в проперти файлы свои логины и пароли, добавьте только пустой проперти файл, добавьте его в gitignoreи потом храните логины только локально!</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Коммит, мерж, и так далее.</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t xml:space="preserve">Код ветки после добавления проперти файлов: </w:t>
      </w:r>
      <w:hyperlink r:id="rId74">
        <w:r w:rsidDel="00000000" w:rsidR="00000000" w:rsidRPr="00000000">
          <w:rPr>
            <w:color w:val="1155cc"/>
            <w:u w:val="single"/>
            <w:rtl w:val="0"/>
          </w:rPr>
          <w:t xml:space="preserve">https://github.com/topsycreed/new-java-framework/tree/9-properties</w:t>
        </w:r>
      </w:hyperlink>
      <w:r w:rsidDel="00000000" w:rsidR="00000000" w:rsidRPr="00000000">
        <w:rPr>
          <w:rtl w:val="0"/>
        </w:rPr>
        <w:t xml:space="preserve"> и его Pull request: </w:t>
      </w:r>
      <w:hyperlink r:id="rId75">
        <w:r w:rsidDel="00000000" w:rsidR="00000000" w:rsidRPr="00000000">
          <w:rPr>
            <w:color w:val="1155cc"/>
            <w:u w:val="single"/>
            <w:rtl w:val="0"/>
          </w:rPr>
          <w:t xml:space="preserve">https://github.com/topsycreed/new-java-framework/pull/9</w:t>
        </w:r>
      </w:hyperlink>
      <w:r w:rsidDel="00000000" w:rsidR="00000000" w:rsidRPr="00000000">
        <w:rPr>
          <w:rtl w:val="0"/>
        </w:rPr>
        <w:t xml:space="preserve"> </w:t>
      </w:r>
    </w:p>
    <w:p w:rsidR="00000000" w:rsidDel="00000000" w:rsidP="00000000" w:rsidRDefault="00000000" w:rsidRPr="00000000" w14:paraId="0000027C">
      <w:pPr>
        <w:pStyle w:val="Heading1"/>
        <w:rPr/>
      </w:pPr>
      <w:bookmarkStart w:colFirst="0" w:colLast="0" w:name="_1b9bx6e3seum" w:id="14"/>
      <w:bookmarkEnd w:id="14"/>
      <w:r w:rsidDel="00000000" w:rsidR="00000000" w:rsidRPr="00000000">
        <w:rPr>
          <w:rtl w:val="0"/>
        </w:rPr>
        <w:t xml:space="preserve">14 - Добавление отчетов</w:t>
      </w:r>
    </w:p>
    <w:p w:rsidR="00000000" w:rsidDel="00000000" w:rsidP="00000000" w:rsidRDefault="00000000" w:rsidRPr="00000000" w14:paraId="0000027D">
      <w:pPr>
        <w:rPr/>
      </w:pPr>
      <w:hyperlink r:id="rId76">
        <w:r w:rsidDel="00000000" w:rsidR="00000000" w:rsidRPr="00000000">
          <w:rPr>
            <w:color w:val="1155cc"/>
            <w:u w:val="single"/>
            <w:rtl w:val="0"/>
          </w:rPr>
          <w:t xml:space="preserve">https://github.com/basdijkstra/a-test-automation-project/blob/main/13-further-improvements-for-our-code.md</w:t>
        </w:r>
      </w:hyperlink>
      <w:r w:rsidDel="00000000" w:rsidR="00000000" w:rsidRPr="00000000">
        <w:rPr>
          <w:rtl w:val="0"/>
        </w:rPr>
        <w:t xml:space="preserve"> </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Если запустить наши тесты с конфигом для test где лежат неправильные BASE_URL часть наших тестов упадет. Но теперь когда мы запускаем тесты пачкой сложно отследить что с ними не так. Удобно на этом этапе добавить логирование и отчеты, например, Allure Report.</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Чтобы добавить его нужно добавить зависимость: </w:t>
      </w:r>
      <w:hyperlink r:id="rId77">
        <w:r w:rsidDel="00000000" w:rsidR="00000000" w:rsidRPr="00000000">
          <w:rPr>
            <w:color w:val="1155cc"/>
            <w:u w:val="single"/>
            <w:rtl w:val="0"/>
          </w:rPr>
          <w:t xml:space="preserve">https://mvnrepository.com/artifact/io.qameta.allure/allure-junit5</w:t>
        </w:r>
      </w:hyperlink>
      <w:r w:rsidDel="00000000" w:rsidR="00000000" w:rsidRPr="00000000">
        <w:rPr>
          <w:rtl w:val="0"/>
        </w:rPr>
        <w:t xml:space="preserve"> и </w:t>
      </w:r>
      <w:hyperlink r:id="rId78">
        <w:r w:rsidDel="00000000" w:rsidR="00000000" w:rsidRPr="00000000">
          <w:rPr>
            <w:color w:val="1155cc"/>
            <w:u w:val="single"/>
            <w:rtl w:val="0"/>
          </w:rPr>
          <w:t xml:space="preserve">https://mvnrepository.com/artifact/io.qameta.allure/allure-rest-assured</w:t>
        </w:r>
      </w:hyperlink>
      <w:r w:rsidDel="00000000" w:rsidR="00000000" w:rsidRPr="00000000">
        <w:rPr>
          <w:rtl w:val="0"/>
        </w:rPr>
        <w:t xml:space="preserve"> </w:t>
      </w:r>
    </w:p>
    <w:p w:rsidR="00000000" w:rsidDel="00000000" w:rsidP="00000000" w:rsidRDefault="00000000" w:rsidRPr="00000000" w14:paraId="00000282">
      <w:pPr>
        <w:rPr/>
      </w:pPr>
      <w:r w:rsidDel="00000000" w:rsidR="00000000" w:rsidRPr="00000000">
        <w:rPr>
          <w:rtl w:val="0"/>
        </w:rPr>
        <w:t xml:space="preserve">И добавить плагин </w:t>
      </w:r>
      <w:hyperlink r:id="rId79">
        <w:r w:rsidDel="00000000" w:rsidR="00000000" w:rsidRPr="00000000">
          <w:rPr>
            <w:color w:val="1155cc"/>
            <w:u w:val="single"/>
            <w:rtl w:val="0"/>
          </w:rPr>
          <w:t xml:space="preserve">https://plugins.gradle.org/plugin/io.qameta.allure</w:t>
        </w:r>
      </w:hyperlink>
      <w:r w:rsidDel="00000000" w:rsidR="00000000" w:rsidRPr="00000000">
        <w:rPr>
          <w:rtl w:val="0"/>
        </w:rPr>
      </w:r>
    </w:p>
    <w:p w:rsidR="00000000" w:rsidDel="00000000" w:rsidP="00000000" w:rsidRDefault="00000000" w:rsidRPr="00000000" w14:paraId="00000283">
      <w:pPr>
        <w:shd w:fill="ffffff" w:val="clear"/>
        <w:rPr>
          <w:rFonts w:ascii="Courier New" w:cs="Courier New" w:eastAsia="Courier New" w:hAnsi="Courier New"/>
          <w:b w:val="1"/>
          <w:color w:val="080808"/>
        </w:rPr>
      </w:pPr>
      <w:r w:rsidDel="00000000" w:rsidR="00000000" w:rsidRPr="00000000">
        <w:rPr>
          <w:rFonts w:ascii="Courier New" w:cs="Courier New" w:eastAsia="Courier New" w:hAnsi="Courier New"/>
          <w:color w:val="080808"/>
          <w:rtl w:val="0"/>
        </w:rPr>
        <w:t xml:space="preserve">plugins </w:t>
      </w:r>
      <w:r w:rsidDel="00000000" w:rsidR="00000000" w:rsidRPr="00000000">
        <w:rPr>
          <w:rFonts w:ascii="Courier New" w:cs="Courier New" w:eastAsia="Courier New" w:hAnsi="Courier New"/>
          <w:b w:val="1"/>
          <w:color w:val="080808"/>
          <w:rtl w:val="0"/>
        </w:rPr>
        <w:t xml:space="preserve">{</w:t>
      </w:r>
    </w:p>
    <w:p w:rsidR="00000000" w:rsidDel="00000000" w:rsidP="00000000" w:rsidRDefault="00000000" w:rsidRPr="00000000" w14:paraId="00000284">
      <w:pPr>
        <w:shd w:fill="ffffff" w:val="clear"/>
        <w:rPr>
          <w:rFonts w:ascii="Courier New" w:cs="Courier New" w:eastAsia="Courier New" w:hAnsi="Courier New"/>
          <w:color w:val="067d17"/>
        </w:rPr>
      </w:pPr>
      <w:r w:rsidDel="00000000" w:rsidR="00000000" w:rsidRPr="00000000">
        <w:rPr>
          <w:rFonts w:ascii="Courier New" w:cs="Courier New" w:eastAsia="Courier New" w:hAnsi="Courier New"/>
          <w:b w:val="1"/>
          <w:color w:val="080808"/>
          <w:rtl w:val="0"/>
        </w:rPr>
        <w:t xml:space="preserve">   </w:t>
      </w:r>
      <w:r w:rsidDel="00000000" w:rsidR="00000000" w:rsidRPr="00000000">
        <w:rPr>
          <w:rFonts w:ascii="Courier New" w:cs="Courier New" w:eastAsia="Courier New" w:hAnsi="Courier New"/>
          <w:color w:val="080808"/>
          <w:rtl w:val="0"/>
        </w:rPr>
        <w:t xml:space="preserve">id </w:t>
      </w:r>
      <w:r w:rsidDel="00000000" w:rsidR="00000000" w:rsidRPr="00000000">
        <w:rPr>
          <w:rFonts w:ascii="Courier New" w:cs="Courier New" w:eastAsia="Courier New" w:hAnsi="Courier New"/>
          <w:color w:val="067d17"/>
          <w:rtl w:val="0"/>
        </w:rPr>
        <w:t xml:space="preserve">'java'</w:t>
      </w:r>
    </w:p>
    <w:p w:rsidR="00000000" w:rsidDel="00000000" w:rsidP="00000000" w:rsidRDefault="00000000" w:rsidRPr="00000000" w14:paraId="00000285">
      <w:pPr>
        <w:shd w:fill="ffffff" w:val="clear"/>
        <w:rPr>
          <w:rFonts w:ascii="Courier New" w:cs="Courier New" w:eastAsia="Courier New" w:hAnsi="Courier New"/>
          <w:color w:val="067d17"/>
        </w:rPr>
      </w:pPr>
      <w:r w:rsidDel="00000000" w:rsidR="00000000" w:rsidRPr="00000000">
        <w:rPr>
          <w:rFonts w:ascii="Courier New" w:cs="Courier New" w:eastAsia="Courier New" w:hAnsi="Courier New"/>
          <w:color w:val="067d17"/>
          <w:rtl w:val="0"/>
        </w:rPr>
        <w:t xml:space="preserve">   </w:t>
      </w:r>
      <w:r w:rsidDel="00000000" w:rsidR="00000000" w:rsidRPr="00000000">
        <w:rPr>
          <w:rFonts w:ascii="Courier New" w:cs="Courier New" w:eastAsia="Courier New" w:hAnsi="Courier New"/>
          <w:color w:val="080808"/>
          <w:rtl w:val="0"/>
        </w:rPr>
        <w:t xml:space="preserve">id </w:t>
      </w:r>
      <w:r w:rsidDel="00000000" w:rsidR="00000000" w:rsidRPr="00000000">
        <w:rPr>
          <w:rFonts w:ascii="Courier New" w:cs="Courier New" w:eastAsia="Courier New" w:hAnsi="Courier New"/>
          <w:color w:val="067d17"/>
          <w:rtl w:val="0"/>
        </w:rPr>
        <w:t xml:space="preserve">'io.qameta.allure' </w:t>
      </w:r>
      <w:r w:rsidDel="00000000" w:rsidR="00000000" w:rsidRPr="00000000">
        <w:rPr>
          <w:rFonts w:ascii="Courier New" w:cs="Courier New" w:eastAsia="Courier New" w:hAnsi="Courier New"/>
          <w:color w:val="080808"/>
          <w:rtl w:val="0"/>
        </w:rPr>
        <w:t xml:space="preserve">version </w:t>
      </w:r>
      <w:r w:rsidDel="00000000" w:rsidR="00000000" w:rsidRPr="00000000">
        <w:rPr>
          <w:rFonts w:ascii="Courier New" w:cs="Courier New" w:eastAsia="Courier New" w:hAnsi="Courier New"/>
          <w:color w:val="067d17"/>
          <w:rtl w:val="0"/>
        </w:rPr>
        <w:t xml:space="preserve">'2.12.0'</w:t>
      </w:r>
    </w:p>
    <w:p w:rsidR="00000000" w:rsidDel="00000000" w:rsidP="00000000" w:rsidRDefault="00000000" w:rsidRPr="00000000" w14:paraId="00000286">
      <w:pPr>
        <w:shd w:fill="ffffff" w:val="clear"/>
        <w:rPr>
          <w:rFonts w:ascii="Courier New" w:cs="Courier New" w:eastAsia="Courier New" w:hAnsi="Courier New"/>
          <w:b w:val="1"/>
          <w:color w:val="080808"/>
        </w:rPr>
      </w:pPr>
      <w:r w:rsidDel="00000000" w:rsidR="00000000" w:rsidRPr="00000000">
        <w:rPr>
          <w:rFonts w:ascii="Courier New" w:cs="Courier New" w:eastAsia="Courier New" w:hAnsi="Courier New"/>
          <w:b w:val="1"/>
          <w:color w:val="080808"/>
          <w:rtl w:val="0"/>
        </w:rPr>
        <w:t xml:space="preserve">}</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Чтобы добавить автоматическое логирование запросов, ответов нужно добавить в конфиг контроллера:</w:t>
      </w:r>
    </w:p>
    <w:p w:rsidR="00000000" w:rsidDel="00000000" w:rsidP="00000000" w:rsidRDefault="00000000" w:rsidRPr="00000000" w14:paraId="00000289">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033b3"/>
          <w:rtl w:val="0"/>
        </w:rPr>
        <w:t xml:space="preserve">public </w:t>
      </w:r>
      <w:r w:rsidDel="00000000" w:rsidR="00000000" w:rsidRPr="00000000">
        <w:rPr>
          <w:rFonts w:ascii="Courier New" w:cs="Courier New" w:eastAsia="Courier New" w:hAnsi="Courier New"/>
          <w:color w:val="00627a"/>
          <w:rtl w:val="0"/>
        </w:rPr>
        <w:t xml:space="preserve">UserController</w:t>
      </w:r>
      <w:r w:rsidDel="00000000" w:rsidR="00000000" w:rsidRPr="00000000">
        <w:rPr>
          <w:rFonts w:ascii="Courier New" w:cs="Courier New" w:eastAsia="Courier New" w:hAnsi="Courier New"/>
          <w:color w:val="080808"/>
          <w:rtl w:val="0"/>
        </w:rPr>
        <w:t xml:space="preserve">() {</w:t>
      </w:r>
    </w:p>
    <w:p w:rsidR="00000000" w:rsidDel="00000000" w:rsidP="00000000" w:rsidRDefault="00000000" w:rsidRPr="00000000" w14:paraId="0000028A">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color w:val="0033b3"/>
          <w:rtl w:val="0"/>
        </w:rPr>
        <w:t xml:space="preserve">this</w:t>
      </w:r>
      <w:r w:rsidDel="00000000" w:rsidR="00000000" w:rsidRPr="00000000">
        <w:rPr>
          <w:rFonts w:ascii="Courier New" w:cs="Courier New" w:eastAsia="Courier New" w:hAnsi="Courier New"/>
          <w:color w:val="080808"/>
          <w:rtl w:val="0"/>
        </w:rPr>
        <w:t xml:space="preserve">.</w:t>
      </w:r>
      <w:r w:rsidDel="00000000" w:rsidR="00000000" w:rsidRPr="00000000">
        <w:rPr>
          <w:rFonts w:ascii="Courier New" w:cs="Courier New" w:eastAsia="Courier New" w:hAnsi="Courier New"/>
          <w:color w:val="871094"/>
          <w:rtl w:val="0"/>
        </w:rPr>
        <w:t xml:space="preserve">requestSpecification </w:t>
      </w:r>
      <w:r w:rsidDel="00000000" w:rsidR="00000000" w:rsidRPr="00000000">
        <w:rPr>
          <w:rFonts w:ascii="Courier New" w:cs="Courier New" w:eastAsia="Courier New" w:hAnsi="Courier New"/>
          <w:color w:val="080808"/>
          <w:rtl w:val="0"/>
        </w:rPr>
        <w:t xml:space="preserve">= </w:t>
      </w:r>
      <w:r w:rsidDel="00000000" w:rsidR="00000000" w:rsidRPr="00000000">
        <w:rPr>
          <w:rFonts w:ascii="Courier New" w:cs="Courier New" w:eastAsia="Courier New" w:hAnsi="Courier New"/>
          <w:i w:val="1"/>
          <w:color w:val="080808"/>
          <w:rtl w:val="0"/>
        </w:rPr>
        <w:t xml:space="preserve">given</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8B">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.accept(</w:t>
      </w:r>
      <w:r w:rsidDel="00000000" w:rsidR="00000000" w:rsidRPr="00000000">
        <w:rPr>
          <w:rFonts w:ascii="Courier New" w:cs="Courier New" w:eastAsia="Courier New" w:hAnsi="Courier New"/>
          <w:i w:val="1"/>
          <w:color w:val="871094"/>
          <w:rtl w:val="0"/>
        </w:rPr>
        <w:t xml:space="preserve">JSON</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8C">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.contentType(</w:t>
      </w:r>
      <w:r w:rsidDel="00000000" w:rsidR="00000000" w:rsidRPr="00000000">
        <w:rPr>
          <w:rFonts w:ascii="Courier New" w:cs="Courier New" w:eastAsia="Courier New" w:hAnsi="Courier New"/>
          <w:i w:val="1"/>
          <w:color w:val="871094"/>
          <w:rtl w:val="0"/>
        </w:rPr>
        <w:t xml:space="preserve">JSON</w:t>
      </w: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8D">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.baseUri(</w:t>
      </w:r>
      <w:r w:rsidDel="00000000" w:rsidR="00000000" w:rsidRPr="00000000">
        <w:rPr>
          <w:rFonts w:ascii="Courier New" w:cs="Courier New" w:eastAsia="Courier New" w:hAnsi="Courier New"/>
          <w:color w:val="871094"/>
          <w:rtl w:val="0"/>
        </w:rPr>
        <w:t xml:space="preserve">configProperties</w:t>
      </w:r>
      <w:r w:rsidDel="00000000" w:rsidR="00000000" w:rsidRPr="00000000">
        <w:rPr>
          <w:rFonts w:ascii="Courier New" w:cs="Courier New" w:eastAsia="Courier New" w:hAnsi="Courier New"/>
          <w:color w:val="080808"/>
          <w:rtl w:val="0"/>
        </w:rPr>
        <w:t xml:space="preserve">.getApiBaseUrl())</w:t>
      </w:r>
    </w:p>
    <w:p w:rsidR="00000000" w:rsidDel="00000000" w:rsidP="00000000" w:rsidRDefault="00000000" w:rsidRPr="00000000" w14:paraId="0000028E">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           .filter(</w:t>
      </w:r>
      <w:r w:rsidDel="00000000" w:rsidR="00000000" w:rsidRPr="00000000">
        <w:rPr>
          <w:rFonts w:ascii="Courier New" w:cs="Courier New" w:eastAsia="Courier New" w:hAnsi="Courier New"/>
          <w:color w:val="0033b3"/>
          <w:rtl w:val="0"/>
        </w:rPr>
        <w:t xml:space="preserve">new </w:t>
      </w:r>
      <w:r w:rsidDel="00000000" w:rsidR="00000000" w:rsidRPr="00000000">
        <w:rPr>
          <w:rFonts w:ascii="Courier New" w:cs="Courier New" w:eastAsia="Courier New" w:hAnsi="Courier New"/>
          <w:color w:val="080808"/>
          <w:rtl w:val="0"/>
        </w:rPr>
        <w:t xml:space="preserve">AllureRestAssured());</w:t>
      </w:r>
    </w:p>
    <w:p w:rsidR="00000000" w:rsidDel="00000000" w:rsidP="00000000" w:rsidRDefault="00000000" w:rsidRPr="00000000" w14:paraId="0000028F">
      <w:pPr>
        <w:shd w:fill="ffffff" w:val="clear"/>
        <w:rPr>
          <w:rFonts w:ascii="Courier New" w:cs="Courier New" w:eastAsia="Courier New" w:hAnsi="Courier New"/>
          <w:color w:val="080808"/>
        </w:rPr>
      </w:pPr>
      <w:r w:rsidDel="00000000" w:rsidR="00000000" w:rsidRPr="00000000">
        <w:rPr>
          <w:rFonts w:ascii="Courier New" w:cs="Courier New" w:eastAsia="Courier New" w:hAnsi="Courier New"/>
          <w:color w:val="080808"/>
          <w:rtl w:val="0"/>
        </w:rPr>
        <w:t xml:space="preserve">}</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Для логирования UI тестов нужно добавить аннотации Allure и генерацию скриншотов при падениях.</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t xml:space="preserve">Также для выполнения команды по генерации Allure отчетов его нужно сначала установить: </w:t>
      </w:r>
      <w:hyperlink r:id="rId80">
        <w:r w:rsidDel="00000000" w:rsidR="00000000" w:rsidRPr="00000000">
          <w:rPr>
            <w:color w:val="1155cc"/>
            <w:u w:val="single"/>
            <w:rtl w:val="0"/>
          </w:rPr>
          <w:t xml:space="preserve">https://allurereport.org/docs/install/</w:t>
        </w:r>
      </w:hyperlink>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Для gradle нужно перейти в папку build/allure-results и выполнить команду allure serve.</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Код ветки после добавления проперти файлов: </w:t>
      </w:r>
      <w:hyperlink r:id="rId81">
        <w:r w:rsidDel="00000000" w:rsidR="00000000" w:rsidRPr="00000000">
          <w:rPr>
            <w:color w:val="1155cc"/>
            <w:u w:val="single"/>
            <w:rtl w:val="0"/>
          </w:rPr>
          <w:t xml:space="preserve">https://github.com/topsycreed/new-java-framework/tree/10-allure</w:t>
        </w:r>
      </w:hyperlink>
      <w:r w:rsidDel="00000000" w:rsidR="00000000" w:rsidRPr="00000000">
        <w:rPr>
          <w:rtl w:val="0"/>
        </w:rPr>
        <w:t xml:space="preserve"> и его Pull request: </w:t>
      </w:r>
      <w:hyperlink r:id="rId82">
        <w:r w:rsidDel="00000000" w:rsidR="00000000" w:rsidRPr="00000000">
          <w:rPr>
            <w:color w:val="1155cc"/>
            <w:u w:val="single"/>
            <w:rtl w:val="0"/>
          </w:rPr>
          <w:t xml:space="preserve">https://github.com/topsycreed/new-java-framework/pull/10</w:t>
        </w:r>
      </w:hyperlink>
      <w:r w:rsidDel="00000000" w:rsidR="00000000" w:rsidRPr="00000000">
        <w:rPr>
          <w:rtl w:val="0"/>
        </w:rPr>
        <w:t xml:space="preserve"> </w:t>
      </w:r>
    </w:p>
    <w:p w:rsidR="00000000" w:rsidDel="00000000" w:rsidP="00000000" w:rsidRDefault="00000000" w:rsidRPr="00000000" w14:paraId="00000298">
      <w:pPr>
        <w:pStyle w:val="Heading1"/>
        <w:rPr>
          <w:sz w:val="22"/>
          <w:szCs w:val="22"/>
        </w:rPr>
      </w:pPr>
      <w:bookmarkStart w:colFirst="0" w:colLast="0" w:name="_5fgbvs5oprkm" w:id="15"/>
      <w:bookmarkEnd w:id="15"/>
      <w:r w:rsidDel="00000000" w:rsidR="00000000" w:rsidRPr="00000000">
        <w:rPr>
          <w:rtl w:val="0"/>
        </w:rPr>
        <w:t xml:space="preserve">15 - Настройка запуска тестов в CI/CD</w:t>
      </w:r>
      <w:r w:rsidDel="00000000" w:rsidR="00000000" w:rsidRPr="00000000">
        <w:rPr>
          <w:sz w:val="22"/>
          <w:szCs w:val="22"/>
          <w:rtl w:val="0"/>
        </w:rPr>
        <w:t xml:space="preserve">: </w:t>
      </w:r>
      <w:hyperlink r:id="rId83">
        <w:r w:rsidDel="00000000" w:rsidR="00000000" w:rsidRPr="00000000">
          <w:rPr>
            <w:color w:val="1155cc"/>
            <w:sz w:val="22"/>
            <w:szCs w:val="22"/>
            <w:u w:val="single"/>
            <w:rtl w:val="0"/>
          </w:rPr>
          <w:t xml:space="preserve">https://github.com/basdijkstra/a-test-automation-project/blob/main/05-running-our-tests-in-a-ci-pipeline.md</w:t>
        </w:r>
      </w:hyperlink>
      <w:r w:rsidDel="00000000" w:rsidR="00000000" w:rsidRPr="00000000">
        <w:rPr>
          <w:sz w:val="22"/>
          <w:szCs w:val="22"/>
          <w:rtl w:val="0"/>
        </w:rPr>
        <w:t xml:space="preserve"> </w:t>
      </w:r>
    </w:p>
    <w:p w:rsidR="00000000" w:rsidDel="00000000" w:rsidP="00000000" w:rsidRDefault="00000000" w:rsidRPr="00000000" w14:paraId="00000299">
      <w:pPr>
        <w:rPr>
          <w:sz w:val="22"/>
          <w:szCs w:val="22"/>
        </w:rPr>
      </w:pPr>
      <w:r w:rsidDel="00000000" w:rsidR="00000000" w:rsidRPr="00000000">
        <w:rPr>
          <w:sz w:val="22"/>
          <w:szCs w:val="22"/>
          <w:rtl w:val="0"/>
        </w:rPr>
        <w:t xml:space="preserve">Примеры проектов с настроенным GitHub Actions: </w:t>
      </w:r>
    </w:p>
    <w:p w:rsidR="00000000" w:rsidDel="00000000" w:rsidP="00000000" w:rsidRDefault="00000000" w:rsidRPr="00000000" w14:paraId="0000029A">
      <w:pPr>
        <w:numPr>
          <w:ilvl w:val="0"/>
          <w:numId w:val="1"/>
        </w:numPr>
        <w:ind w:left="720" w:hanging="360"/>
        <w:rPr>
          <w:sz w:val="22"/>
          <w:szCs w:val="22"/>
          <w:u w:val="none"/>
        </w:rPr>
      </w:pPr>
      <w:hyperlink r:id="rId84">
        <w:r w:rsidDel="00000000" w:rsidR="00000000" w:rsidRPr="00000000">
          <w:rPr>
            <w:color w:val="1155cc"/>
            <w:sz w:val="22"/>
            <w:szCs w:val="22"/>
            <w:u w:val="single"/>
            <w:rtl w:val="0"/>
          </w:rPr>
          <w:t xml:space="preserve">https://github.com/topsycreed/new-java-framework/blob/master/.github/workflows/gradle.yml</w:t>
        </w:r>
      </w:hyperlink>
      <w:r w:rsidDel="00000000" w:rsidR="00000000" w:rsidRPr="00000000">
        <w:rPr>
          <w:sz w:val="22"/>
          <w:szCs w:val="22"/>
          <w:rtl w:val="0"/>
        </w:rPr>
        <w:t xml:space="preserve"> </w:t>
      </w:r>
    </w:p>
    <w:p w:rsidR="00000000" w:rsidDel="00000000" w:rsidP="00000000" w:rsidRDefault="00000000" w:rsidRPr="00000000" w14:paraId="0000029B">
      <w:pPr>
        <w:numPr>
          <w:ilvl w:val="0"/>
          <w:numId w:val="1"/>
        </w:numPr>
        <w:ind w:left="720" w:hanging="360"/>
        <w:rPr>
          <w:sz w:val="22"/>
          <w:szCs w:val="22"/>
          <w:u w:val="none"/>
        </w:rPr>
      </w:pPr>
      <w:hyperlink r:id="rId85">
        <w:r w:rsidDel="00000000" w:rsidR="00000000" w:rsidRPr="00000000">
          <w:rPr>
            <w:color w:val="1155cc"/>
            <w:sz w:val="22"/>
            <w:szCs w:val="22"/>
            <w:u w:val="single"/>
            <w:rtl w:val="0"/>
          </w:rPr>
          <w:t xml:space="preserve">https://github.com/topsycreed/unitTestsGradle/actions/workflows/smoke.yml</w:t>
        </w:r>
      </w:hyperlink>
      <w:r w:rsidDel="00000000" w:rsidR="00000000" w:rsidRPr="00000000">
        <w:rPr>
          <w:sz w:val="22"/>
          <w:szCs w:val="22"/>
          <w:rtl w:val="0"/>
        </w:rPr>
        <w:t xml:space="preserve"> </w:t>
      </w:r>
    </w:p>
    <w:p w:rsidR="00000000" w:rsidDel="00000000" w:rsidP="00000000" w:rsidRDefault="00000000" w:rsidRPr="00000000" w14:paraId="0000029C">
      <w:pPr>
        <w:numPr>
          <w:ilvl w:val="0"/>
          <w:numId w:val="1"/>
        </w:numPr>
        <w:ind w:left="720" w:hanging="360"/>
        <w:rPr>
          <w:sz w:val="22"/>
          <w:szCs w:val="22"/>
          <w:u w:val="none"/>
        </w:rPr>
      </w:pPr>
      <w:hyperlink r:id="rId86">
        <w:r w:rsidDel="00000000" w:rsidR="00000000" w:rsidRPr="00000000">
          <w:rPr>
            <w:color w:val="1155cc"/>
            <w:sz w:val="22"/>
            <w:szCs w:val="22"/>
            <w:u w:val="single"/>
            <w:rtl w:val="0"/>
          </w:rPr>
          <w:t xml:space="preserve">https://github.com/allure-framework/allure-demo/blob/master/.github/workflows/build.yaml</w:t>
        </w:r>
      </w:hyperlink>
      <w:r w:rsidDel="00000000" w:rsidR="00000000" w:rsidRPr="00000000">
        <w:rPr>
          <w:sz w:val="22"/>
          <w:szCs w:val="22"/>
          <w:rtl w:val="0"/>
        </w:rPr>
        <w:t xml:space="preserve"> </w:t>
      </w:r>
    </w:p>
    <w:p w:rsidR="00000000" w:rsidDel="00000000" w:rsidP="00000000" w:rsidRDefault="00000000" w:rsidRPr="00000000" w14:paraId="0000029D">
      <w:pPr>
        <w:rPr>
          <w:sz w:val="22"/>
          <w:szCs w:val="22"/>
        </w:rPr>
      </w:pPr>
      <w:r w:rsidDel="00000000" w:rsidR="00000000" w:rsidRPr="00000000">
        <w:rPr>
          <w:rtl w:val="0"/>
        </w:rPr>
      </w:r>
    </w:p>
    <w:p w:rsidR="00000000" w:rsidDel="00000000" w:rsidP="00000000" w:rsidRDefault="00000000" w:rsidRPr="00000000" w14:paraId="0000029E">
      <w:pPr>
        <w:rPr>
          <w:sz w:val="22"/>
          <w:szCs w:val="22"/>
        </w:rPr>
      </w:pPr>
      <w:r w:rsidDel="00000000" w:rsidR="00000000" w:rsidRPr="00000000">
        <w:rPr>
          <w:sz w:val="22"/>
          <w:szCs w:val="22"/>
          <w:rtl w:val="0"/>
        </w:rPr>
        <w:t xml:space="preserve">Шаги:</w:t>
      </w:r>
    </w:p>
    <w:p w:rsidR="00000000" w:rsidDel="00000000" w:rsidP="00000000" w:rsidRDefault="00000000" w:rsidRPr="00000000" w14:paraId="0000029F">
      <w:pPr>
        <w:numPr>
          <w:ilvl w:val="0"/>
          <w:numId w:val="12"/>
        </w:numPr>
        <w:ind w:left="720" w:hanging="360"/>
        <w:rPr>
          <w:sz w:val="22"/>
          <w:szCs w:val="22"/>
          <w:u w:val="none"/>
        </w:rPr>
      </w:pPr>
      <w:r w:rsidDel="00000000" w:rsidR="00000000" w:rsidRPr="00000000">
        <w:rPr>
          <w:sz w:val="22"/>
          <w:szCs w:val="22"/>
          <w:rtl w:val="0"/>
        </w:rPr>
        <w:t xml:space="preserve">Откройте вкладку Actions</w:t>
      </w:r>
    </w:p>
    <w:p w:rsidR="00000000" w:rsidDel="00000000" w:rsidP="00000000" w:rsidRDefault="00000000" w:rsidRPr="00000000" w14:paraId="000002A0">
      <w:pPr>
        <w:numPr>
          <w:ilvl w:val="0"/>
          <w:numId w:val="12"/>
        </w:numPr>
        <w:ind w:left="720" w:hanging="360"/>
        <w:rPr>
          <w:sz w:val="22"/>
          <w:szCs w:val="22"/>
          <w:u w:val="none"/>
        </w:rPr>
      </w:pPr>
      <w:r w:rsidDel="00000000" w:rsidR="00000000" w:rsidRPr="00000000">
        <w:rPr>
          <w:sz w:val="22"/>
          <w:szCs w:val="22"/>
          <w:rtl w:val="0"/>
        </w:rPr>
        <w:t xml:space="preserve">Выберите шаблон для Java (Gradle или Maven) через Configure</w:t>
      </w:r>
    </w:p>
    <w:p w:rsidR="00000000" w:rsidDel="00000000" w:rsidP="00000000" w:rsidRDefault="00000000" w:rsidRPr="00000000" w14:paraId="000002A1">
      <w:pPr>
        <w:rPr>
          <w:sz w:val="22"/>
          <w:szCs w:val="22"/>
        </w:rPr>
      </w:pPr>
      <w:r w:rsidDel="00000000" w:rsidR="00000000" w:rsidRPr="00000000">
        <w:rPr>
          <w:sz w:val="22"/>
          <w:szCs w:val="22"/>
        </w:rPr>
        <w:drawing>
          <wp:inline distB="114300" distT="114300" distL="114300" distR="114300">
            <wp:extent cx="3714750" cy="2533650"/>
            <wp:effectExtent b="0" l="0" r="0" t="0"/>
            <wp:docPr id="2" name="image4.png"/>
            <a:graphic>
              <a:graphicData uri="http://schemas.openxmlformats.org/drawingml/2006/picture">
                <pic:pic>
                  <pic:nvPicPr>
                    <pic:cNvPr id="0" name="image4.png"/>
                    <pic:cNvPicPr preferRelativeResize="0"/>
                  </pic:nvPicPr>
                  <pic:blipFill>
                    <a:blip r:embed="rId87"/>
                    <a:srcRect b="0" l="0" r="0" t="0"/>
                    <a:stretch>
                      <a:fillRect/>
                    </a:stretch>
                  </pic:blipFill>
                  <pic:spPr>
                    <a:xfrm>
                      <a:off x="0" y="0"/>
                      <a:ext cx="37147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rPr>
          <w:sz w:val="22"/>
          <w:szCs w:val="22"/>
        </w:rPr>
      </w:pPr>
      <w:r w:rsidDel="00000000" w:rsidR="00000000" w:rsidRPr="00000000">
        <w:rPr>
          <w:sz w:val="22"/>
          <w:szCs w:val="22"/>
        </w:rPr>
        <w:drawing>
          <wp:inline distB="114300" distT="114300" distL="114300" distR="114300">
            <wp:extent cx="3714750" cy="2619375"/>
            <wp:effectExtent b="0" l="0" r="0" t="0"/>
            <wp:docPr id="1" name="image5.png"/>
            <a:graphic>
              <a:graphicData uri="http://schemas.openxmlformats.org/drawingml/2006/picture">
                <pic:pic>
                  <pic:nvPicPr>
                    <pic:cNvPr id="0" name="image5.png"/>
                    <pic:cNvPicPr preferRelativeResize="0"/>
                  </pic:nvPicPr>
                  <pic:blipFill>
                    <a:blip r:embed="rId88"/>
                    <a:srcRect b="0" l="0" r="0" t="0"/>
                    <a:stretch>
                      <a:fillRect/>
                    </a:stretch>
                  </pic:blipFill>
                  <pic:spPr>
                    <a:xfrm>
                      <a:off x="0" y="0"/>
                      <a:ext cx="371475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numPr>
          <w:ilvl w:val="0"/>
          <w:numId w:val="12"/>
        </w:numPr>
        <w:ind w:left="720" w:hanging="360"/>
        <w:rPr>
          <w:sz w:val="22"/>
          <w:szCs w:val="22"/>
          <w:u w:val="none"/>
        </w:rPr>
      </w:pPr>
      <w:r w:rsidDel="00000000" w:rsidR="00000000" w:rsidRPr="00000000">
        <w:rPr>
          <w:sz w:val="22"/>
          <w:szCs w:val="22"/>
          <w:rtl w:val="0"/>
        </w:rPr>
        <w:t xml:space="preserve">У вас сгенерируется базовый шаблон для вашего workflow в виде .yml файла. Этот GitHub Actions workflow предназначен для автоматической сборки Java-проекта с Gradle и управления зависимостями. Разберём его по блокам:</w:t>
      </w:r>
    </w:p>
    <w:p w:rsidR="00000000" w:rsidDel="00000000" w:rsidP="00000000" w:rsidRDefault="00000000" w:rsidRPr="00000000" w14:paraId="000002A4">
      <w:pPr>
        <w:numPr>
          <w:ilvl w:val="1"/>
          <w:numId w:val="12"/>
        </w:numPr>
        <w:ind w:left="1440" w:hanging="360"/>
        <w:rPr>
          <w:sz w:val="22"/>
          <w:szCs w:val="22"/>
          <w:u w:val="none"/>
        </w:rPr>
      </w:pPr>
      <w:r w:rsidDel="00000000" w:rsidR="00000000" w:rsidRPr="00000000">
        <w:rPr>
          <w:sz w:val="22"/>
          <w:szCs w:val="22"/>
          <w:rtl w:val="0"/>
        </w:rPr>
        <w:t xml:space="preserve">name: Java CI with Gradle - имя workflow, можно поменять, например, на API Smoke tests.</w:t>
      </w:r>
    </w:p>
    <w:p w:rsidR="00000000" w:rsidDel="00000000" w:rsidP="00000000" w:rsidRDefault="00000000" w:rsidRPr="00000000" w14:paraId="000002A5">
      <w:pPr>
        <w:numPr>
          <w:ilvl w:val="1"/>
          <w:numId w:val="12"/>
        </w:numPr>
        <w:ind w:left="1440" w:hanging="360"/>
        <w:rPr>
          <w:sz w:val="22"/>
          <w:szCs w:val="22"/>
        </w:rPr>
      </w:pPr>
      <w:r w:rsidDel="00000000" w:rsidR="00000000" w:rsidRPr="00000000">
        <w:rPr>
          <w:sz w:val="22"/>
          <w:szCs w:val="22"/>
          <w:rtl w:val="0"/>
        </w:rPr>
        <w:t xml:space="preserve">‘on’ - определяет, когда запускать этот workflow, При push в ветку master. При pull_request в ветку master.</w:t>
      </w:r>
    </w:p>
    <w:p w:rsidR="00000000" w:rsidDel="00000000" w:rsidP="00000000" w:rsidRDefault="00000000" w:rsidRPr="00000000" w14:paraId="000002A6">
      <w:pPr>
        <w:ind w:left="720" w:firstLine="0"/>
        <w:rPr>
          <w:sz w:val="22"/>
          <w:szCs w:val="22"/>
        </w:rPr>
      </w:pPr>
      <w:r w:rsidDel="00000000" w:rsidR="00000000" w:rsidRPr="00000000">
        <w:rPr>
          <w:sz w:val="22"/>
          <w:szCs w:val="22"/>
          <w:rtl w:val="0"/>
        </w:rPr>
        <w:t xml:space="preserve">on:</w:t>
      </w:r>
    </w:p>
    <w:p w:rsidR="00000000" w:rsidDel="00000000" w:rsidP="00000000" w:rsidRDefault="00000000" w:rsidRPr="00000000" w14:paraId="000002A7">
      <w:pPr>
        <w:ind w:left="720" w:firstLine="0"/>
        <w:rPr>
          <w:sz w:val="22"/>
          <w:szCs w:val="22"/>
        </w:rPr>
      </w:pPr>
      <w:r w:rsidDel="00000000" w:rsidR="00000000" w:rsidRPr="00000000">
        <w:rPr>
          <w:sz w:val="22"/>
          <w:szCs w:val="22"/>
          <w:rtl w:val="0"/>
        </w:rPr>
        <w:t xml:space="preserve">  push:</w:t>
      </w:r>
    </w:p>
    <w:p w:rsidR="00000000" w:rsidDel="00000000" w:rsidP="00000000" w:rsidRDefault="00000000" w:rsidRPr="00000000" w14:paraId="000002A8">
      <w:pPr>
        <w:ind w:left="720" w:firstLine="0"/>
        <w:rPr>
          <w:sz w:val="22"/>
          <w:szCs w:val="22"/>
        </w:rPr>
      </w:pPr>
      <w:r w:rsidDel="00000000" w:rsidR="00000000" w:rsidRPr="00000000">
        <w:rPr>
          <w:sz w:val="22"/>
          <w:szCs w:val="22"/>
          <w:rtl w:val="0"/>
        </w:rPr>
        <w:t xml:space="preserve">    branches: [ "master" ]</w:t>
      </w:r>
    </w:p>
    <w:p w:rsidR="00000000" w:rsidDel="00000000" w:rsidP="00000000" w:rsidRDefault="00000000" w:rsidRPr="00000000" w14:paraId="000002A9">
      <w:pPr>
        <w:ind w:left="720" w:firstLine="0"/>
        <w:rPr>
          <w:sz w:val="22"/>
          <w:szCs w:val="22"/>
        </w:rPr>
      </w:pPr>
      <w:r w:rsidDel="00000000" w:rsidR="00000000" w:rsidRPr="00000000">
        <w:rPr>
          <w:sz w:val="22"/>
          <w:szCs w:val="22"/>
          <w:rtl w:val="0"/>
        </w:rPr>
        <w:t xml:space="preserve">  pull_request:</w:t>
      </w:r>
    </w:p>
    <w:p w:rsidR="00000000" w:rsidDel="00000000" w:rsidP="00000000" w:rsidRDefault="00000000" w:rsidRPr="00000000" w14:paraId="000002AA">
      <w:pPr>
        <w:ind w:left="720" w:firstLine="0"/>
        <w:rPr>
          <w:sz w:val="22"/>
          <w:szCs w:val="22"/>
        </w:rPr>
      </w:pPr>
      <w:r w:rsidDel="00000000" w:rsidR="00000000" w:rsidRPr="00000000">
        <w:rPr>
          <w:sz w:val="22"/>
          <w:szCs w:val="22"/>
          <w:rtl w:val="0"/>
        </w:rPr>
        <w:t xml:space="preserve">    branches: [ "master" ]</w:t>
      </w:r>
    </w:p>
    <w:p w:rsidR="00000000" w:rsidDel="00000000" w:rsidP="00000000" w:rsidRDefault="00000000" w:rsidRPr="00000000" w14:paraId="000002AB">
      <w:pPr>
        <w:ind w:left="0" w:firstLine="720"/>
        <w:rPr>
          <w:sz w:val="22"/>
          <w:szCs w:val="22"/>
        </w:rPr>
      </w:pPr>
      <w:r w:rsidDel="00000000" w:rsidR="00000000" w:rsidRPr="00000000">
        <w:rPr>
          <w:sz w:val="22"/>
          <w:szCs w:val="22"/>
          <w:rtl w:val="0"/>
        </w:rPr>
        <w:t xml:space="preserve">Если хочется настроить запуск джобы не по триггеру, а по ручному запуску, то будет выглядеть как:</w:t>
      </w:r>
    </w:p>
    <w:p w:rsidR="00000000" w:rsidDel="00000000" w:rsidP="00000000" w:rsidRDefault="00000000" w:rsidRPr="00000000" w14:paraId="000002AC">
      <w:pPr>
        <w:ind w:left="720" w:firstLine="0"/>
        <w:rPr>
          <w:sz w:val="22"/>
          <w:szCs w:val="22"/>
        </w:rPr>
      </w:pPr>
      <w:r w:rsidDel="00000000" w:rsidR="00000000" w:rsidRPr="00000000">
        <w:rPr>
          <w:sz w:val="22"/>
          <w:szCs w:val="22"/>
          <w:rtl w:val="0"/>
        </w:rPr>
        <w:t xml:space="preserve">on:</w:t>
      </w:r>
    </w:p>
    <w:p w:rsidR="00000000" w:rsidDel="00000000" w:rsidP="00000000" w:rsidRDefault="00000000" w:rsidRPr="00000000" w14:paraId="000002AD">
      <w:pPr>
        <w:ind w:left="720" w:firstLine="0"/>
        <w:rPr>
          <w:sz w:val="22"/>
          <w:szCs w:val="22"/>
        </w:rPr>
      </w:pPr>
      <w:r w:rsidDel="00000000" w:rsidR="00000000" w:rsidRPr="00000000">
        <w:rPr>
          <w:sz w:val="22"/>
          <w:szCs w:val="22"/>
          <w:rtl w:val="0"/>
        </w:rPr>
        <w:t xml:space="preserve">  workflow_dispatch:</w:t>
      </w:r>
    </w:p>
    <w:p w:rsidR="00000000" w:rsidDel="00000000" w:rsidP="00000000" w:rsidRDefault="00000000" w:rsidRPr="00000000" w14:paraId="000002AE">
      <w:pPr>
        <w:numPr>
          <w:ilvl w:val="1"/>
          <w:numId w:val="12"/>
        </w:numPr>
        <w:ind w:left="1440" w:hanging="360"/>
        <w:rPr>
          <w:sz w:val="22"/>
          <w:szCs w:val="22"/>
        </w:rPr>
      </w:pPr>
      <w:r w:rsidDel="00000000" w:rsidR="00000000" w:rsidRPr="00000000">
        <w:rPr>
          <w:sz w:val="22"/>
          <w:szCs w:val="22"/>
          <w:rtl w:val="0"/>
        </w:rPr>
        <w:t xml:space="preserve">Определяется Job с именем build, ‘runs-on’ - которая выполняется на последней версии Ubuntu. ‘permissions: contents: read’ - эта job имеет доступ только на чтение репозитория.</w:t>
      </w:r>
    </w:p>
    <w:p w:rsidR="00000000" w:rsidDel="00000000" w:rsidP="00000000" w:rsidRDefault="00000000" w:rsidRPr="00000000" w14:paraId="000002AF">
      <w:pPr>
        <w:ind w:left="720" w:firstLine="0"/>
        <w:rPr>
          <w:sz w:val="22"/>
          <w:szCs w:val="22"/>
        </w:rPr>
      </w:pPr>
      <w:r w:rsidDel="00000000" w:rsidR="00000000" w:rsidRPr="00000000">
        <w:rPr>
          <w:sz w:val="22"/>
          <w:szCs w:val="22"/>
          <w:rtl w:val="0"/>
        </w:rPr>
        <w:t xml:space="preserve">jobs:</w:t>
      </w:r>
    </w:p>
    <w:p w:rsidR="00000000" w:rsidDel="00000000" w:rsidP="00000000" w:rsidRDefault="00000000" w:rsidRPr="00000000" w14:paraId="000002B0">
      <w:pPr>
        <w:ind w:left="720" w:firstLine="0"/>
        <w:rPr>
          <w:sz w:val="22"/>
          <w:szCs w:val="22"/>
        </w:rPr>
      </w:pPr>
      <w:r w:rsidDel="00000000" w:rsidR="00000000" w:rsidRPr="00000000">
        <w:rPr>
          <w:sz w:val="22"/>
          <w:szCs w:val="22"/>
          <w:rtl w:val="0"/>
        </w:rPr>
        <w:t xml:space="preserve">  build:</w:t>
      </w:r>
    </w:p>
    <w:p w:rsidR="00000000" w:rsidDel="00000000" w:rsidP="00000000" w:rsidRDefault="00000000" w:rsidRPr="00000000" w14:paraId="000002B1">
      <w:pPr>
        <w:ind w:left="720" w:firstLine="0"/>
        <w:rPr>
          <w:sz w:val="22"/>
          <w:szCs w:val="22"/>
        </w:rPr>
      </w:pPr>
      <w:r w:rsidDel="00000000" w:rsidR="00000000" w:rsidRPr="00000000">
        <w:rPr>
          <w:rtl w:val="0"/>
        </w:rPr>
      </w:r>
    </w:p>
    <w:p w:rsidR="00000000" w:rsidDel="00000000" w:rsidP="00000000" w:rsidRDefault="00000000" w:rsidRPr="00000000" w14:paraId="000002B2">
      <w:pPr>
        <w:ind w:left="720" w:firstLine="0"/>
        <w:rPr>
          <w:sz w:val="22"/>
          <w:szCs w:val="22"/>
        </w:rPr>
      </w:pPr>
      <w:r w:rsidDel="00000000" w:rsidR="00000000" w:rsidRPr="00000000">
        <w:rPr>
          <w:sz w:val="22"/>
          <w:szCs w:val="22"/>
          <w:rtl w:val="0"/>
        </w:rPr>
        <w:t xml:space="preserve">    runs-on: ubuntu-latest</w:t>
      </w:r>
    </w:p>
    <w:p w:rsidR="00000000" w:rsidDel="00000000" w:rsidP="00000000" w:rsidRDefault="00000000" w:rsidRPr="00000000" w14:paraId="000002B3">
      <w:pPr>
        <w:ind w:left="720" w:firstLine="0"/>
        <w:rPr>
          <w:sz w:val="22"/>
          <w:szCs w:val="22"/>
        </w:rPr>
      </w:pPr>
      <w:r w:rsidDel="00000000" w:rsidR="00000000" w:rsidRPr="00000000">
        <w:rPr>
          <w:sz w:val="22"/>
          <w:szCs w:val="22"/>
          <w:rtl w:val="0"/>
        </w:rPr>
        <w:t xml:space="preserve">    permissions:</w:t>
      </w:r>
    </w:p>
    <w:p w:rsidR="00000000" w:rsidDel="00000000" w:rsidP="00000000" w:rsidRDefault="00000000" w:rsidRPr="00000000" w14:paraId="000002B4">
      <w:pPr>
        <w:ind w:left="720" w:firstLine="0"/>
        <w:rPr>
          <w:sz w:val="22"/>
          <w:szCs w:val="22"/>
        </w:rPr>
      </w:pPr>
      <w:r w:rsidDel="00000000" w:rsidR="00000000" w:rsidRPr="00000000">
        <w:rPr>
          <w:sz w:val="22"/>
          <w:szCs w:val="22"/>
          <w:rtl w:val="0"/>
        </w:rPr>
        <w:t xml:space="preserve">      contents: read</w:t>
      </w:r>
    </w:p>
    <w:p w:rsidR="00000000" w:rsidDel="00000000" w:rsidP="00000000" w:rsidRDefault="00000000" w:rsidRPr="00000000" w14:paraId="000002B5">
      <w:pPr>
        <w:rPr>
          <w:sz w:val="22"/>
          <w:szCs w:val="22"/>
        </w:rPr>
      </w:pPr>
      <w:r w:rsidDel="00000000" w:rsidR="00000000" w:rsidRPr="00000000">
        <w:rPr>
          <w:sz w:val="22"/>
          <w:szCs w:val="22"/>
          <w:rtl w:val="0"/>
        </w:rPr>
        <w:t xml:space="preserve">В нашем случае, для того, чтобы выкладывать allure отчеты нужно добавить права на запись, в итоге будет выглядеть как:</w:t>
      </w:r>
    </w:p>
    <w:p w:rsidR="00000000" w:rsidDel="00000000" w:rsidP="00000000" w:rsidRDefault="00000000" w:rsidRPr="00000000" w14:paraId="000002B6">
      <w:pPr>
        <w:ind w:left="720" w:firstLine="0"/>
        <w:rPr>
          <w:sz w:val="22"/>
          <w:szCs w:val="22"/>
        </w:rPr>
      </w:pPr>
      <w:r w:rsidDel="00000000" w:rsidR="00000000" w:rsidRPr="00000000">
        <w:rPr>
          <w:sz w:val="22"/>
          <w:szCs w:val="22"/>
          <w:rtl w:val="0"/>
        </w:rPr>
        <w:t xml:space="preserve">jobs:</w:t>
      </w:r>
    </w:p>
    <w:p w:rsidR="00000000" w:rsidDel="00000000" w:rsidP="00000000" w:rsidRDefault="00000000" w:rsidRPr="00000000" w14:paraId="000002B7">
      <w:pPr>
        <w:ind w:left="720" w:firstLine="0"/>
        <w:rPr>
          <w:sz w:val="22"/>
          <w:szCs w:val="22"/>
        </w:rPr>
      </w:pPr>
      <w:r w:rsidDel="00000000" w:rsidR="00000000" w:rsidRPr="00000000">
        <w:rPr>
          <w:sz w:val="22"/>
          <w:szCs w:val="22"/>
          <w:rtl w:val="0"/>
        </w:rPr>
        <w:t xml:space="preserve">  build:</w:t>
      </w:r>
    </w:p>
    <w:p w:rsidR="00000000" w:rsidDel="00000000" w:rsidP="00000000" w:rsidRDefault="00000000" w:rsidRPr="00000000" w14:paraId="000002B8">
      <w:pPr>
        <w:ind w:left="720" w:firstLine="0"/>
        <w:rPr>
          <w:sz w:val="22"/>
          <w:szCs w:val="22"/>
        </w:rPr>
      </w:pPr>
      <w:r w:rsidDel="00000000" w:rsidR="00000000" w:rsidRPr="00000000">
        <w:rPr>
          <w:sz w:val="22"/>
          <w:szCs w:val="22"/>
          <w:rtl w:val="0"/>
        </w:rPr>
        <w:t xml:space="preserve">    runs-on: ubuntu-latest</w:t>
      </w:r>
    </w:p>
    <w:p w:rsidR="00000000" w:rsidDel="00000000" w:rsidP="00000000" w:rsidRDefault="00000000" w:rsidRPr="00000000" w14:paraId="000002B9">
      <w:pPr>
        <w:ind w:left="720" w:firstLine="0"/>
        <w:rPr>
          <w:sz w:val="22"/>
          <w:szCs w:val="22"/>
        </w:rPr>
      </w:pPr>
      <w:r w:rsidDel="00000000" w:rsidR="00000000" w:rsidRPr="00000000">
        <w:rPr>
          <w:sz w:val="22"/>
          <w:szCs w:val="22"/>
          <w:rtl w:val="0"/>
        </w:rPr>
        <w:t xml:space="preserve">    permissions:</w:t>
      </w:r>
    </w:p>
    <w:p w:rsidR="00000000" w:rsidDel="00000000" w:rsidP="00000000" w:rsidRDefault="00000000" w:rsidRPr="00000000" w14:paraId="000002BA">
      <w:pPr>
        <w:ind w:left="720" w:firstLine="0"/>
        <w:rPr>
          <w:sz w:val="22"/>
          <w:szCs w:val="22"/>
        </w:rPr>
      </w:pPr>
      <w:r w:rsidDel="00000000" w:rsidR="00000000" w:rsidRPr="00000000">
        <w:rPr>
          <w:sz w:val="22"/>
          <w:szCs w:val="22"/>
          <w:rtl w:val="0"/>
        </w:rPr>
        <w:t xml:space="preserve">      contents: write</w:t>
      </w:r>
    </w:p>
    <w:p w:rsidR="00000000" w:rsidDel="00000000" w:rsidP="00000000" w:rsidRDefault="00000000" w:rsidRPr="00000000" w14:paraId="000002BB">
      <w:pPr>
        <w:ind w:left="720" w:firstLine="0"/>
        <w:rPr>
          <w:sz w:val="22"/>
          <w:szCs w:val="22"/>
        </w:rPr>
      </w:pPr>
      <w:r w:rsidDel="00000000" w:rsidR="00000000" w:rsidRPr="00000000">
        <w:rPr>
          <w:sz w:val="22"/>
          <w:szCs w:val="22"/>
          <w:rtl w:val="0"/>
        </w:rPr>
        <w:t xml:space="preserve">      pages: write</w:t>
      </w:r>
    </w:p>
    <w:p w:rsidR="00000000" w:rsidDel="00000000" w:rsidP="00000000" w:rsidRDefault="00000000" w:rsidRPr="00000000" w14:paraId="000002BC">
      <w:pPr>
        <w:rPr>
          <w:sz w:val="22"/>
          <w:szCs w:val="22"/>
        </w:rPr>
      </w:pPr>
      <w:r w:rsidDel="00000000" w:rsidR="00000000" w:rsidRPr="00000000">
        <w:rPr>
          <w:rtl w:val="0"/>
        </w:rPr>
      </w:r>
    </w:p>
    <w:p w:rsidR="00000000" w:rsidDel="00000000" w:rsidP="00000000" w:rsidRDefault="00000000" w:rsidRPr="00000000" w14:paraId="000002BD">
      <w:pPr>
        <w:numPr>
          <w:ilvl w:val="1"/>
          <w:numId w:val="12"/>
        </w:numPr>
        <w:ind w:left="1440" w:hanging="360"/>
        <w:rPr>
          <w:sz w:val="22"/>
          <w:szCs w:val="22"/>
          <w:u w:val="none"/>
        </w:rPr>
      </w:pPr>
      <w:r w:rsidDel="00000000" w:rsidR="00000000" w:rsidRPr="00000000">
        <w:rPr>
          <w:sz w:val="22"/>
          <w:szCs w:val="22"/>
          <w:rtl w:val="0"/>
        </w:rPr>
        <w:t xml:space="preserve">Теперь переходим к шагам ‘steps:’ в джобе build. uses: actions/checkout@v4 - заготовленный шаг, который клонирует код репозитория, actions/setup-java@v4 - устанавливает JDK 17 (Temurin), где через ‘with:’ можно добавить параметры в шаг.</w:t>
      </w:r>
    </w:p>
    <w:p w:rsidR="00000000" w:rsidDel="00000000" w:rsidP="00000000" w:rsidRDefault="00000000" w:rsidRPr="00000000" w14:paraId="000002BE">
      <w:pPr>
        <w:ind w:left="720" w:firstLine="0"/>
        <w:rPr>
          <w:sz w:val="22"/>
          <w:szCs w:val="22"/>
        </w:rPr>
      </w:pPr>
      <w:r w:rsidDel="00000000" w:rsidR="00000000" w:rsidRPr="00000000">
        <w:rPr>
          <w:sz w:val="22"/>
          <w:szCs w:val="22"/>
          <w:rtl w:val="0"/>
        </w:rPr>
        <w:t xml:space="preserve">steps:</w:t>
      </w:r>
    </w:p>
    <w:p w:rsidR="00000000" w:rsidDel="00000000" w:rsidP="00000000" w:rsidRDefault="00000000" w:rsidRPr="00000000" w14:paraId="000002BF">
      <w:pPr>
        <w:ind w:left="720" w:firstLine="0"/>
        <w:rPr>
          <w:sz w:val="22"/>
          <w:szCs w:val="22"/>
        </w:rPr>
      </w:pPr>
      <w:r w:rsidDel="00000000" w:rsidR="00000000" w:rsidRPr="00000000">
        <w:rPr>
          <w:sz w:val="22"/>
          <w:szCs w:val="22"/>
          <w:rtl w:val="0"/>
        </w:rPr>
        <w:t xml:space="preserve">    - uses: actions/checkout@v4</w:t>
      </w:r>
    </w:p>
    <w:p w:rsidR="00000000" w:rsidDel="00000000" w:rsidP="00000000" w:rsidRDefault="00000000" w:rsidRPr="00000000" w14:paraId="000002C0">
      <w:pPr>
        <w:ind w:left="720" w:firstLine="0"/>
        <w:rPr>
          <w:sz w:val="22"/>
          <w:szCs w:val="22"/>
        </w:rPr>
      </w:pPr>
      <w:r w:rsidDel="00000000" w:rsidR="00000000" w:rsidRPr="00000000">
        <w:rPr>
          <w:sz w:val="22"/>
          <w:szCs w:val="22"/>
          <w:rtl w:val="0"/>
        </w:rPr>
        <w:t xml:space="preserve">    - name: Set up JDK 17</w:t>
      </w:r>
    </w:p>
    <w:p w:rsidR="00000000" w:rsidDel="00000000" w:rsidP="00000000" w:rsidRDefault="00000000" w:rsidRPr="00000000" w14:paraId="000002C1">
      <w:pPr>
        <w:ind w:left="720" w:firstLine="0"/>
        <w:rPr>
          <w:sz w:val="22"/>
          <w:szCs w:val="22"/>
        </w:rPr>
      </w:pPr>
      <w:r w:rsidDel="00000000" w:rsidR="00000000" w:rsidRPr="00000000">
        <w:rPr>
          <w:sz w:val="22"/>
          <w:szCs w:val="22"/>
          <w:rtl w:val="0"/>
        </w:rPr>
        <w:t xml:space="preserve">      uses: actions/setup-java@v4</w:t>
      </w:r>
    </w:p>
    <w:p w:rsidR="00000000" w:rsidDel="00000000" w:rsidP="00000000" w:rsidRDefault="00000000" w:rsidRPr="00000000" w14:paraId="000002C2">
      <w:pPr>
        <w:ind w:left="720" w:firstLine="0"/>
        <w:rPr>
          <w:sz w:val="22"/>
          <w:szCs w:val="22"/>
        </w:rPr>
      </w:pPr>
      <w:r w:rsidDel="00000000" w:rsidR="00000000" w:rsidRPr="00000000">
        <w:rPr>
          <w:sz w:val="22"/>
          <w:szCs w:val="22"/>
          <w:rtl w:val="0"/>
        </w:rPr>
        <w:t xml:space="preserve">      with:</w:t>
      </w:r>
    </w:p>
    <w:p w:rsidR="00000000" w:rsidDel="00000000" w:rsidP="00000000" w:rsidRDefault="00000000" w:rsidRPr="00000000" w14:paraId="000002C3">
      <w:pPr>
        <w:ind w:left="720" w:firstLine="0"/>
        <w:rPr>
          <w:sz w:val="22"/>
          <w:szCs w:val="22"/>
        </w:rPr>
      </w:pPr>
      <w:r w:rsidDel="00000000" w:rsidR="00000000" w:rsidRPr="00000000">
        <w:rPr>
          <w:sz w:val="22"/>
          <w:szCs w:val="22"/>
          <w:rtl w:val="0"/>
        </w:rPr>
        <w:t xml:space="preserve">        java-version: '17'</w:t>
      </w:r>
    </w:p>
    <w:p w:rsidR="00000000" w:rsidDel="00000000" w:rsidP="00000000" w:rsidRDefault="00000000" w:rsidRPr="00000000" w14:paraId="000002C4">
      <w:pPr>
        <w:ind w:left="720" w:firstLine="0"/>
        <w:rPr>
          <w:sz w:val="22"/>
          <w:szCs w:val="22"/>
        </w:rPr>
      </w:pPr>
      <w:r w:rsidDel="00000000" w:rsidR="00000000" w:rsidRPr="00000000">
        <w:rPr>
          <w:sz w:val="22"/>
          <w:szCs w:val="22"/>
          <w:rtl w:val="0"/>
        </w:rPr>
        <w:t xml:space="preserve">        distribution: 'temurin'</w:t>
      </w:r>
    </w:p>
    <w:p w:rsidR="00000000" w:rsidDel="00000000" w:rsidP="00000000" w:rsidRDefault="00000000" w:rsidRPr="00000000" w14:paraId="000002C5">
      <w:pPr>
        <w:numPr>
          <w:ilvl w:val="1"/>
          <w:numId w:val="12"/>
        </w:numPr>
        <w:ind w:left="1440" w:hanging="360"/>
        <w:rPr>
          <w:sz w:val="22"/>
          <w:szCs w:val="22"/>
          <w:u w:val="none"/>
        </w:rPr>
      </w:pPr>
      <w:r w:rsidDel="00000000" w:rsidR="00000000" w:rsidRPr="00000000">
        <w:rPr>
          <w:sz w:val="22"/>
          <w:szCs w:val="22"/>
          <w:rtl w:val="0"/>
        </w:rPr>
        <w:t xml:space="preserve"> gradle/actions/setup-gradle - устанавливает Gradle с кэшем зависимостей, а ./gradlew build - это уже команда самого gradle, чтобы собрать проект. Это тоже самое, как локально мы делали запуск тестов через командную строку через gradle clean test.</w:t>
      </w:r>
    </w:p>
    <w:p w:rsidR="00000000" w:rsidDel="00000000" w:rsidP="00000000" w:rsidRDefault="00000000" w:rsidRPr="00000000" w14:paraId="000002C6">
      <w:pPr>
        <w:ind w:left="720" w:firstLine="0"/>
        <w:rPr>
          <w:sz w:val="22"/>
          <w:szCs w:val="22"/>
        </w:rPr>
      </w:pPr>
      <w:r w:rsidDel="00000000" w:rsidR="00000000" w:rsidRPr="00000000">
        <w:rPr>
          <w:sz w:val="22"/>
          <w:szCs w:val="22"/>
          <w:rtl w:val="0"/>
        </w:rPr>
        <w:t xml:space="preserve">   - name: Setup Gradle</w:t>
      </w:r>
    </w:p>
    <w:p w:rsidR="00000000" w:rsidDel="00000000" w:rsidP="00000000" w:rsidRDefault="00000000" w:rsidRPr="00000000" w14:paraId="000002C7">
      <w:pPr>
        <w:ind w:left="720" w:firstLine="0"/>
        <w:rPr>
          <w:sz w:val="22"/>
          <w:szCs w:val="22"/>
        </w:rPr>
      </w:pPr>
      <w:r w:rsidDel="00000000" w:rsidR="00000000" w:rsidRPr="00000000">
        <w:rPr>
          <w:sz w:val="22"/>
          <w:szCs w:val="22"/>
          <w:rtl w:val="0"/>
        </w:rPr>
        <w:t xml:space="preserve">      uses: gradle/actions/setup-gradle@af1da67850ed9a4cedd57bfd976089dd991e2582 # v4.0.0</w:t>
      </w:r>
    </w:p>
    <w:p w:rsidR="00000000" w:rsidDel="00000000" w:rsidP="00000000" w:rsidRDefault="00000000" w:rsidRPr="00000000" w14:paraId="000002C8">
      <w:pPr>
        <w:ind w:left="720" w:firstLine="0"/>
        <w:rPr>
          <w:sz w:val="22"/>
          <w:szCs w:val="22"/>
        </w:rPr>
      </w:pPr>
      <w:r w:rsidDel="00000000" w:rsidR="00000000" w:rsidRPr="00000000">
        <w:rPr>
          <w:rtl w:val="0"/>
        </w:rPr>
      </w:r>
    </w:p>
    <w:p w:rsidR="00000000" w:rsidDel="00000000" w:rsidP="00000000" w:rsidRDefault="00000000" w:rsidRPr="00000000" w14:paraId="000002C9">
      <w:pPr>
        <w:ind w:left="720" w:firstLine="0"/>
        <w:rPr>
          <w:sz w:val="22"/>
          <w:szCs w:val="22"/>
        </w:rPr>
      </w:pPr>
      <w:r w:rsidDel="00000000" w:rsidR="00000000" w:rsidRPr="00000000">
        <w:rPr>
          <w:sz w:val="22"/>
          <w:szCs w:val="22"/>
          <w:rtl w:val="0"/>
        </w:rPr>
        <w:t xml:space="preserve">    - name: Build with Gradle Wrapper</w:t>
      </w:r>
    </w:p>
    <w:p w:rsidR="00000000" w:rsidDel="00000000" w:rsidP="00000000" w:rsidRDefault="00000000" w:rsidRPr="00000000" w14:paraId="000002CA">
      <w:pPr>
        <w:ind w:left="720" w:firstLine="0"/>
        <w:rPr>
          <w:sz w:val="22"/>
          <w:szCs w:val="22"/>
        </w:rPr>
      </w:pPr>
      <w:r w:rsidDel="00000000" w:rsidR="00000000" w:rsidRPr="00000000">
        <w:rPr>
          <w:sz w:val="22"/>
          <w:szCs w:val="22"/>
          <w:rtl w:val="0"/>
        </w:rPr>
        <w:t xml:space="preserve">      run: ./gradlew build</w:t>
      </w:r>
    </w:p>
    <w:p w:rsidR="00000000" w:rsidDel="00000000" w:rsidP="00000000" w:rsidRDefault="00000000" w:rsidRPr="00000000" w14:paraId="000002CB">
      <w:pPr>
        <w:rPr>
          <w:sz w:val="22"/>
          <w:szCs w:val="22"/>
        </w:rPr>
      </w:pPr>
      <w:r w:rsidDel="00000000" w:rsidR="00000000" w:rsidRPr="00000000">
        <w:rPr>
          <w:rtl w:val="0"/>
        </w:rPr>
      </w:r>
    </w:p>
    <w:p w:rsidR="00000000" w:rsidDel="00000000" w:rsidP="00000000" w:rsidRDefault="00000000" w:rsidRPr="00000000" w14:paraId="000002CC">
      <w:pPr>
        <w:rPr>
          <w:sz w:val="22"/>
          <w:szCs w:val="22"/>
        </w:rPr>
      </w:pPr>
      <w:r w:rsidDel="00000000" w:rsidR="00000000" w:rsidRPr="00000000">
        <w:rPr>
          <w:sz w:val="22"/>
          <w:szCs w:val="22"/>
          <w:rtl w:val="0"/>
        </w:rPr>
        <w:t xml:space="preserve">Тут нам нужно заменить ./gradlew build на наш запуск автотестов, например: ./gradlew test -Denv="test"</w:t>
      </w:r>
    </w:p>
    <w:p w:rsidR="00000000" w:rsidDel="00000000" w:rsidP="00000000" w:rsidRDefault="00000000" w:rsidRPr="00000000" w14:paraId="000002CD">
      <w:pPr>
        <w:numPr>
          <w:ilvl w:val="1"/>
          <w:numId w:val="12"/>
        </w:numPr>
        <w:ind w:left="1440" w:hanging="360"/>
        <w:rPr>
          <w:sz w:val="22"/>
          <w:szCs w:val="22"/>
          <w:u w:val="none"/>
        </w:rPr>
      </w:pPr>
      <w:r w:rsidDel="00000000" w:rsidR="00000000" w:rsidRPr="00000000">
        <w:rPr>
          <w:sz w:val="22"/>
          <w:szCs w:val="22"/>
          <w:rtl w:val="0"/>
        </w:rPr>
        <w:t xml:space="preserve">dependency-submission: - необходимо для Dependabot Alerts — автоматического отслеживания уязвимостей в зависимостях. В нашем случае можно либо оставить, либо удалить, напрямую на тесты это не влияет.</w:t>
      </w:r>
    </w:p>
    <w:p w:rsidR="00000000" w:rsidDel="00000000" w:rsidP="00000000" w:rsidRDefault="00000000" w:rsidRPr="00000000" w14:paraId="000002CE">
      <w:pPr>
        <w:ind w:left="720" w:firstLine="0"/>
        <w:rPr>
          <w:sz w:val="22"/>
          <w:szCs w:val="22"/>
        </w:rPr>
      </w:pPr>
      <w:r w:rsidDel="00000000" w:rsidR="00000000" w:rsidRPr="00000000">
        <w:rPr>
          <w:sz w:val="22"/>
          <w:szCs w:val="22"/>
          <w:rtl w:val="0"/>
        </w:rPr>
        <w:t xml:space="preserve">dependency-submission:</w:t>
      </w:r>
    </w:p>
    <w:p w:rsidR="00000000" w:rsidDel="00000000" w:rsidP="00000000" w:rsidRDefault="00000000" w:rsidRPr="00000000" w14:paraId="000002CF">
      <w:pPr>
        <w:ind w:left="720" w:firstLine="0"/>
        <w:rPr>
          <w:sz w:val="22"/>
          <w:szCs w:val="22"/>
        </w:rPr>
      </w:pPr>
      <w:r w:rsidDel="00000000" w:rsidR="00000000" w:rsidRPr="00000000">
        <w:rPr>
          <w:rtl w:val="0"/>
        </w:rPr>
      </w:r>
    </w:p>
    <w:p w:rsidR="00000000" w:rsidDel="00000000" w:rsidP="00000000" w:rsidRDefault="00000000" w:rsidRPr="00000000" w14:paraId="000002D0">
      <w:pPr>
        <w:ind w:left="720" w:firstLine="0"/>
        <w:rPr>
          <w:sz w:val="22"/>
          <w:szCs w:val="22"/>
        </w:rPr>
      </w:pPr>
      <w:r w:rsidDel="00000000" w:rsidR="00000000" w:rsidRPr="00000000">
        <w:rPr>
          <w:sz w:val="22"/>
          <w:szCs w:val="22"/>
          <w:rtl w:val="0"/>
        </w:rPr>
        <w:t xml:space="preserve">    runs-on: ubuntu-latest</w:t>
      </w:r>
    </w:p>
    <w:p w:rsidR="00000000" w:rsidDel="00000000" w:rsidP="00000000" w:rsidRDefault="00000000" w:rsidRPr="00000000" w14:paraId="000002D1">
      <w:pPr>
        <w:ind w:left="720" w:firstLine="0"/>
        <w:rPr>
          <w:sz w:val="22"/>
          <w:szCs w:val="22"/>
        </w:rPr>
      </w:pPr>
      <w:r w:rsidDel="00000000" w:rsidR="00000000" w:rsidRPr="00000000">
        <w:rPr>
          <w:sz w:val="22"/>
          <w:szCs w:val="22"/>
          <w:rtl w:val="0"/>
        </w:rPr>
        <w:t xml:space="preserve">    permissions:</w:t>
      </w:r>
    </w:p>
    <w:p w:rsidR="00000000" w:rsidDel="00000000" w:rsidP="00000000" w:rsidRDefault="00000000" w:rsidRPr="00000000" w14:paraId="000002D2">
      <w:pPr>
        <w:ind w:left="720" w:firstLine="0"/>
        <w:rPr>
          <w:sz w:val="22"/>
          <w:szCs w:val="22"/>
        </w:rPr>
      </w:pPr>
      <w:r w:rsidDel="00000000" w:rsidR="00000000" w:rsidRPr="00000000">
        <w:rPr>
          <w:sz w:val="22"/>
          <w:szCs w:val="22"/>
          <w:rtl w:val="0"/>
        </w:rPr>
        <w:t xml:space="preserve">      contents: write</w:t>
      </w:r>
    </w:p>
    <w:p w:rsidR="00000000" w:rsidDel="00000000" w:rsidP="00000000" w:rsidRDefault="00000000" w:rsidRPr="00000000" w14:paraId="000002D3">
      <w:pPr>
        <w:ind w:left="720" w:firstLine="0"/>
        <w:rPr>
          <w:sz w:val="22"/>
          <w:szCs w:val="22"/>
        </w:rPr>
      </w:pPr>
      <w:r w:rsidDel="00000000" w:rsidR="00000000" w:rsidRPr="00000000">
        <w:rPr>
          <w:rtl w:val="0"/>
        </w:rPr>
      </w:r>
    </w:p>
    <w:p w:rsidR="00000000" w:rsidDel="00000000" w:rsidP="00000000" w:rsidRDefault="00000000" w:rsidRPr="00000000" w14:paraId="000002D4">
      <w:pPr>
        <w:ind w:left="720" w:firstLine="0"/>
        <w:rPr>
          <w:sz w:val="22"/>
          <w:szCs w:val="22"/>
        </w:rPr>
      </w:pPr>
      <w:r w:rsidDel="00000000" w:rsidR="00000000" w:rsidRPr="00000000">
        <w:rPr>
          <w:sz w:val="22"/>
          <w:szCs w:val="22"/>
          <w:rtl w:val="0"/>
        </w:rPr>
        <w:t xml:space="preserve">    steps:</w:t>
      </w:r>
    </w:p>
    <w:p w:rsidR="00000000" w:rsidDel="00000000" w:rsidP="00000000" w:rsidRDefault="00000000" w:rsidRPr="00000000" w14:paraId="000002D5">
      <w:pPr>
        <w:ind w:left="720" w:firstLine="0"/>
        <w:rPr>
          <w:sz w:val="22"/>
          <w:szCs w:val="22"/>
        </w:rPr>
      </w:pPr>
      <w:r w:rsidDel="00000000" w:rsidR="00000000" w:rsidRPr="00000000">
        <w:rPr>
          <w:sz w:val="22"/>
          <w:szCs w:val="22"/>
          <w:rtl w:val="0"/>
        </w:rPr>
        <w:t xml:space="preserve">    - uses: actions/checkout@v4</w:t>
      </w:r>
    </w:p>
    <w:p w:rsidR="00000000" w:rsidDel="00000000" w:rsidP="00000000" w:rsidRDefault="00000000" w:rsidRPr="00000000" w14:paraId="000002D6">
      <w:pPr>
        <w:ind w:left="720" w:firstLine="0"/>
        <w:rPr>
          <w:sz w:val="22"/>
          <w:szCs w:val="22"/>
        </w:rPr>
      </w:pPr>
      <w:r w:rsidDel="00000000" w:rsidR="00000000" w:rsidRPr="00000000">
        <w:rPr>
          <w:sz w:val="22"/>
          <w:szCs w:val="22"/>
          <w:rtl w:val="0"/>
        </w:rPr>
        <w:t xml:space="preserve">    - name: Set up JDK 17</w:t>
      </w:r>
    </w:p>
    <w:p w:rsidR="00000000" w:rsidDel="00000000" w:rsidP="00000000" w:rsidRDefault="00000000" w:rsidRPr="00000000" w14:paraId="000002D7">
      <w:pPr>
        <w:ind w:left="720" w:firstLine="0"/>
        <w:rPr>
          <w:sz w:val="22"/>
          <w:szCs w:val="22"/>
        </w:rPr>
      </w:pPr>
      <w:r w:rsidDel="00000000" w:rsidR="00000000" w:rsidRPr="00000000">
        <w:rPr>
          <w:sz w:val="22"/>
          <w:szCs w:val="22"/>
          <w:rtl w:val="0"/>
        </w:rPr>
        <w:t xml:space="preserve">      uses: actions/setup-java@v4</w:t>
      </w:r>
    </w:p>
    <w:p w:rsidR="00000000" w:rsidDel="00000000" w:rsidP="00000000" w:rsidRDefault="00000000" w:rsidRPr="00000000" w14:paraId="000002D8">
      <w:pPr>
        <w:ind w:left="720" w:firstLine="0"/>
        <w:rPr>
          <w:sz w:val="22"/>
          <w:szCs w:val="22"/>
        </w:rPr>
      </w:pPr>
      <w:r w:rsidDel="00000000" w:rsidR="00000000" w:rsidRPr="00000000">
        <w:rPr>
          <w:sz w:val="22"/>
          <w:szCs w:val="22"/>
          <w:rtl w:val="0"/>
        </w:rPr>
        <w:t xml:space="preserve">      with:</w:t>
      </w:r>
    </w:p>
    <w:p w:rsidR="00000000" w:rsidDel="00000000" w:rsidP="00000000" w:rsidRDefault="00000000" w:rsidRPr="00000000" w14:paraId="000002D9">
      <w:pPr>
        <w:ind w:left="720" w:firstLine="0"/>
        <w:rPr>
          <w:sz w:val="22"/>
          <w:szCs w:val="22"/>
        </w:rPr>
      </w:pPr>
      <w:r w:rsidDel="00000000" w:rsidR="00000000" w:rsidRPr="00000000">
        <w:rPr>
          <w:sz w:val="22"/>
          <w:szCs w:val="22"/>
          <w:rtl w:val="0"/>
        </w:rPr>
        <w:t xml:space="preserve">        java-version: '17'</w:t>
      </w:r>
    </w:p>
    <w:p w:rsidR="00000000" w:rsidDel="00000000" w:rsidP="00000000" w:rsidRDefault="00000000" w:rsidRPr="00000000" w14:paraId="000002DA">
      <w:pPr>
        <w:ind w:left="720" w:firstLine="0"/>
        <w:rPr>
          <w:sz w:val="22"/>
          <w:szCs w:val="22"/>
        </w:rPr>
      </w:pPr>
      <w:r w:rsidDel="00000000" w:rsidR="00000000" w:rsidRPr="00000000">
        <w:rPr>
          <w:sz w:val="22"/>
          <w:szCs w:val="22"/>
          <w:rtl w:val="0"/>
        </w:rPr>
        <w:t xml:space="preserve">        distribution: 'temurin'</w:t>
      </w:r>
    </w:p>
    <w:p w:rsidR="00000000" w:rsidDel="00000000" w:rsidP="00000000" w:rsidRDefault="00000000" w:rsidRPr="00000000" w14:paraId="000002DB">
      <w:pPr>
        <w:numPr>
          <w:ilvl w:val="1"/>
          <w:numId w:val="12"/>
        </w:numPr>
        <w:ind w:left="1440" w:hanging="360"/>
        <w:rPr>
          <w:sz w:val="22"/>
          <w:szCs w:val="22"/>
          <w:u w:val="none"/>
        </w:rPr>
      </w:pPr>
      <w:r w:rsidDel="00000000" w:rsidR="00000000" w:rsidRPr="00000000">
        <w:rPr>
          <w:sz w:val="22"/>
          <w:szCs w:val="22"/>
          <w:rtl w:val="0"/>
        </w:rPr>
        <w:t xml:space="preserve">Если оставить теперь все как есть, то мы сможем запускать автотесты, но у нас не будет генерироваться Allure отчет, для этого нужно добавить еще несколько шагов в yml файл. Сначала нам нужно настроить копирование отчетов из отдельной ветки ‘gh-pages’ (позднее нужно будет добавить ее в настройках проекта). ‘if: always()’ гарантирует выполнение этого шага всегда, даже если предыдущие шаги упадут. Шаг нужен чтобы сохранить историю предыдущих Allure отчетов, а не перезаписывать их полностью при каждом запуске.</w:t>
      </w:r>
    </w:p>
    <w:p w:rsidR="00000000" w:rsidDel="00000000" w:rsidP="00000000" w:rsidRDefault="00000000" w:rsidRPr="00000000" w14:paraId="000002DC">
      <w:pPr>
        <w:ind w:left="720" w:firstLine="0"/>
        <w:rPr>
          <w:sz w:val="22"/>
          <w:szCs w:val="22"/>
        </w:rPr>
      </w:pPr>
      <w:r w:rsidDel="00000000" w:rsidR="00000000" w:rsidRPr="00000000">
        <w:rPr>
          <w:sz w:val="22"/>
          <w:szCs w:val="22"/>
          <w:rtl w:val="0"/>
        </w:rPr>
        <w:t xml:space="preserve">    - name: Copy History</w:t>
      </w:r>
    </w:p>
    <w:p w:rsidR="00000000" w:rsidDel="00000000" w:rsidP="00000000" w:rsidRDefault="00000000" w:rsidRPr="00000000" w14:paraId="000002DD">
      <w:pPr>
        <w:ind w:left="720" w:firstLine="0"/>
        <w:rPr>
          <w:sz w:val="22"/>
          <w:szCs w:val="22"/>
        </w:rPr>
      </w:pPr>
      <w:r w:rsidDel="00000000" w:rsidR="00000000" w:rsidRPr="00000000">
        <w:rPr>
          <w:sz w:val="22"/>
          <w:szCs w:val="22"/>
          <w:rtl w:val="0"/>
        </w:rPr>
        <w:t xml:space="preserve">      uses: actions/checkout@v2</w:t>
      </w:r>
    </w:p>
    <w:p w:rsidR="00000000" w:rsidDel="00000000" w:rsidP="00000000" w:rsidRDefault="00000000" w:rsidRPr="00000000" w14:paraId="000002DE">
      <w:pPr>
        <w:ind w:left="720" w:firstLine="0"/>
        <w:rPr>
          <w:sz w:val="22"/>
          <w:szCs w:val="22"/>
        </w:rPr>
      </w:pPr>
      <w:r w:rsidDel="00000000" w:rsidR="00000000" w:rsidRPr="00000000">
        <w:rPr>
          <w:sz w:val="22"/>
          <w:szCs w:val="22"/>
          <w:rtl w:val="0"/>
        </w:rPr>
        <w:t xml:space="preserve">      if: always()</w:t>
      </w:r>
    </w:p>
    <w:p w:rsidR="00000000" w:rsidDel="00000000" w:rsidP="00000000" w:rsidRDefault="00000000" w:rsidRPr="00000000" w14:paraId="000002DF">
      <w:pPr>
        <w:ind w:left="720" w:firstLine="0"/>
        <w:rPr>
          <w:sz w:val="22"/>
          <w:szCs w:val="22"/>
        </w:rPr>
      </w:pPr>
      <w:r w:rsidDel="00000000" w:rsidR="00000000" w:rsidRPr="00000000">
        <w:rPr>
          <w:sz w:val="22"/>
          <w:szCs w:val="22"/>
          <w:rtl w:val="0"/>
        </w:rPr>
        <w:t xml:space="preserve">      with:</w:t>
      </w:r>
    </w:p>
    <w:p w:rsidR="00000000" w:rsidDel="00000000" w:rsidP="00000000" w:rsidRDefault="00000000" w:rsidRPr="00000000" w14:paraId="000002E0">
      <w:pPr>
        <w:ind w:left="720" w:firstLine="0"/>
        <w:rPr>
          <w:sz w:val="22"/>
          <w:szCs w:val="22"/>
        </w:rPr>
      </w:pPr>
      <w:r w:rsidDel="00000000" w:rsidR="00000000" w:rsidRPr="00000000">
        <w:rPr>
          <w:sz w:val="22"/>
          <w:szCs w:val="22"/>
          <w:rtl w:val="0"/>
        </w:rPr>
        <w:t xml:space="preserve">        ref: gh-pages</w:t>
      </w:r>
    </w:p>
    <w:p w:rsidR="00000000" w:rsidDel="00000000" w:rsidP="00000000" w:rsidRDefault="00000000" w:rsidRPr="00000000" w14:paraId="000002E1">
      <w:pPr>
        <w:ind w:left="720" w:firstLine="0"/>
        <w:rPr>
          <w:sz w:val="22"/>
          <w:szCs w:val="22"/>
        </w:rPr>
      </w:pPr>
      <w:r w:rsidDel="00000000" w:rsidR="00000000" w:rsidRPr="00000000">
        <w:rPr>
          <w:sz w:val="22"/>
          <w:szCs w:val="22"/>
          <w:rtl w:val="0"/>
        </w:rPr>
        <w:t xml:space="preserve">        path: gh-pages</w:t>
      </w:r>
    </w:p>
    <w:p w:rsidR="00000000" w:rsidDel="00000000" w:rsidP="00000000" w:rsidRDefault="00000000" w:rsidRPr="00000000" w14:paraId="000002E2">
      <w:pPr>
        <w:numPr>
          <w:ilvl w:val="1"/>
          <w:numId w:val="12"/>
        </w:numPr>
        <w:ind w:left="1440" w:hanging="360"/>
        <w:rPr>
          <w:sz w:val="22"/>
          <w:szCs w:val="22"/>
          <w:u w:val="none"/>
        </w:rPr>
      </w:pPr>
      <w:r w:rsidDel="00000000" w:rsidR="00000000" w:rsidRPr="00000000">
        <w:rPr>
          <w:sz w:val="22"/>
          <w:szCs w:val="22"/>
          <w:rtl w:val="0"/>
        </w:rPr>
        <w:t xml:space="preserve">Шаг самой сборки Allure отчета. Тут используется сторонний action simple-elf/allure-report-action@v1.10, почитать поподробнее про него можно </w:t>
      </w:r>
      <w:hyperlink r:id="rId89">
        <w:r w:rsidDel="00000000" w:rsidR="00000000" w:rsidRPr="00000000">
          <w:rPr>
            <w:color w:val="1155cc"/>
            <w:sz w:val="22"/>
            <w:szCs w:val="22"/>
            <w:u w:val="single"/>
            <w:rtl w:val="0"/>
          </w:rPr>
          <w:t xml:space="preserve">тут</w:t>
        </w:r>
      </w:hyperlink>
      <w:r w:rsidDel="00000000" w:rsidR="00000000" w:rsidRPr="00000000">
        <w:rPr>
          <w:sz w:val="22"/>
          <w:szCs w:val="22"/>
          <w:rtl w:val="0"/>
        </w:rPr>
        <w:t xml:space="preserve">. ‘if: always()’ - шаг нужно выполнять даже если тесты не прошли и упали. Через with нужно указать путь к allure-results. Для gradle - build/allure-results, для maven скорее всего target/allure-results. allure_history: allure-history - папка, в которую копируется история отчетов из gh-pages. keep_reports: 20 — хранит 20 последних отчетов, более старые удаляются.</w:t>
      </w:r>
    </w:p>
    <w:p w:rsidR="00000000" w:rsidDel="00000000" w:rsidP="00000000" w:rsidRDefault="00000000" w:rsidRPr="00000000" w14:paraId="000002E3">
      <w:pPr>
        <w:ind w:left="720" w:firstLine="0"/>
        <w:rPr>
          <w:sz w:val="22"/>
          <w:szCs w:val="22"/>
        </w:rPr>
      </w:pPr>
      <w:r w:rsidDel="00000000" w:rsidR="00000000" w:rsidRPr="00000000">
        <w:rPr>
          <w:sz w:val="22"/>
          <w:szCs w:val="22"/>
          <w:rtl w:val="0"/>
        </w:rPr>
        <w:t xml:space="preserve">    - name: Build Report</w:t>
      </w:r>
    </w:p>
    <w:p w:rsidR="00000000" w:rsidDel="00000000" w:rsidP="00000000" w:rsidRDefault="00000000" w:rsidRPr="00000000" w14:paraId="000002E4">
      <w:pPr>
        <w:ind w:left="720" w:firstLine="0"/>
        <w:rPr>
          <w:sz w:val="22"/>
          <w:szCs w:val="22"/>
        </w:rPr>
      </w:pPr>
      <w:r w:rsidDel="00000000" w:rsidR="00000000" w:rsidRPr="00000000">
        <w:rPr>
          <w:sz w:val="22"/>
          <w:szCs w:val="22"/>
          <w:rtl w:val="0"/>
        </w:rPr>
        <w:t xml:space="preserve">      uses: simple-elf/allure-report-action@v1.10</w:t>
      </w:r>
    </w:p>
    <w:p w:rsidR="00000000" w:rsidDel="00000000" w:rsidP="00000000" w:rsidRDefault="00000000" w:rsidRPr="00000000" w14:paraId="000002E5">
      <w:pPr>
        <w:ind w:left="720" w:firstLine="0"/>
        <w:rPr>
          <w:sz w:val="22"/>
          <w:szCs w:val="22"/>
        </w:rPr>
      </w:pPr>
      <w:r w:rsidDel="00000000" w:rsidR="00000000" w:rsidRPr="00000000">
        <w:rPr>
          <w:sz w:val="22"/>
          <w:szCs w:val="22"/>
          <w:rtl w:val="0"/>
        </w:rPr>
        <w:t xml:space="preserve">      if: always()</w:t>
      </w:r>
    </w:p>
    <w:p w:rsidR="00000000" w:rsidDel="00000000" w:rsidP="00000000" w:rsidRDefault="00000000" w:rsidRPr="00000000" w14:paraId="000002E6">
      <w:pPr>
        <w:ind w:left="720" w:firstLine="0"/>
        <w:rPr>
          <w:sz w:val="22"/>
          <w:szCs w:val="22"/>
        </w:rPr>
      </w:pPr>
      <w:r w:rsidDel="00000000" w:rsidR="00000000" w:rsidRPr="00000000">
        <w:rPr>
          <w:sz w:val="22"/>
          <w:szCs w:val="22"/>
          <w:rtl w:val="0"/>
        </w:rPr>
        <w:t xml:space="preserve">      with:</w:t>
      </w:r>
    </w:p>
    <w:p w:rsidR="00000000" w:rsidDel="00000000" w:rsidP="00000000" w:rsidRDefault="00000000" w:rsidRPr="00000000" w14:paraId="000002E7">
      <w:pPr>
        <w:ind w:left="720" w:firstLine="0"/>
        <w:rPr>
          <w:sz w:val="22"/>
          <w:szCs w:val="22"/>
        </w:rPr>
      </w:pPr>
      <w:r w:rsidDel="00000000" w:rsidR="00000000" w:rsidRPr="00000000">
        <w:rPr>
          <w:sz w:val="22"/>
          <w:szCs w:val="22"/>
          <w:rtl w:val="0"/>
        </w:rPr>
        <w:t xml:space="preserve">        allure_results: build/allure-results</w:t>
      </w:r>
    </w:p>
    <w:p w:rsidR="00000000" w:rsidDel="00000000" w:rsidP="00000000" w:rsidRDefault="00000000" w:rsidRPr="00000000" w14:paraId="000002E8">
      <w:pPr>
        <w:ind w:left="720" w:firstLine="0"/>
        <w:rPr>
          <w:sz w:val="22"/>
          <w:szCs w:val="22"/>
        </w:rPr>
      </w:pPr>
      <w:r w:rsidDel="00000000" w:rsidR="00000000" w:rsidRPr="00000000">
        <w:rPr>
          <w:sz w:val="22"/>
          <w:szCs w:val="22"/>
          <w:rtl w:val="0"/>
        </w:rPr>
        <w:t xml:space="preserve">        allure_history: allure-history</w:t>
      </w:r>
    </w:p>
    <w:p w:rsidR="00000000" w:rsidDel="00000000" w:rsidP="00000000" w:rsidRDefault="00000000" w:rsidRPr="00000000" w14:paraId="000002E9">
      <w:pPr>
        <w:ind w:left="720" w:firstLine="0"/>
        <w:rPr>
          <w:sz w:val="22"/>
          <w:szCs w:val="22"/>
        </w:rPr>
      </w:pPr>
      <w:r w:rsidDel="00000000" w:rsidR="00000000" w:rsidRPr="00000000">
        <w:rPr>
          <w:sz w:val="22"/>
          <w:szCs w:val="22"/>
          <w:rtl w:val="0"/>
        </w:rPr>
        <w:t xml:space="preserve">        keep_reports: 20</w:t>
      </w:r>
    </w:p>
    <w:p w:rsidR="00000000" w:rsidDel="00000000" w:rsidP="00000000" w:rsidRDefault="00000000" w:rsidRPr="00000000" w14:paraId="000002EA">
      <w:pPr>
        <w:numPr>
          <w:ilvl w:val="1"/>
          <w:numId w:val="12"/>
        </w:numPr>
        <w:ind w:left="1440" w:hanging="360"/>
        <w:rPr>
          <w:sz w:val="22"/>
          <w:szCs w:val="22"/>
          <w:u w:val="none"/>
        </w:rPr>
      </w:pPr>
      <w:r w:rsidDel="00000000" w:rsidR="00000000" w:rsidRPr="00000000">
        <w:rPr>
          <w:sz w:val="22"/>
          <w:szCs w:val="22"/>
          <w:rtl w:val="0"/>
        </w:rPr>
        <w:t xml:space="preserve">Ну и последний шаг c action: peaceiris/actions-gh-pages@v2 - публикация отчета в GitHub Pages. PERSONAL_TOKEN: ${{ secrets.GITHUB_TOKEN }} — авторизация через токен GitHub. PUBLISH_BRANCH: gh-pages — обновляет ветку gh-pages, где хранится отчёт. PUBLISH_DIR: allure-history — загружает новый отчет в ветку gh-pages.</w:t>
      </w:r>
    </w:p>
    <w:p w:rsidR="00000000" w:rsidDel="00000000" w:rsidP="00000000" w:rsidRDefault="00000000" w:rsidRPr="00000000" w14:paraId="000002EB">
      <w:pPr>
        <w:rPr>
          <w:sz w:val="22"/>
          <w:szCs w:val="22"/>
        </w:rPr>
      </w:pPr>
      <w:r w:rsidDel="00000000" w:rsidR="00000000" w:rsidRPr="00000000">
        <w:rPr>
          <w:sz w:val="22"/>
          <w:szCs w:val="22"/>
          <w:rtl w:val="0"/>
        </w:rPr>
        <w:t xml:space="preserve">    - name: Publish Report</w:t>
      </w:r>
    </w:p>
    <w:p w:rsidR="00000000" w:rsidDel="00000000" w:rsidP="00000000" w:rsidRDefault="00000000" w:rsidRPr="00000000" w14:paraId="000002EC">
      <w:pPr>
        <w:rPr>
          <w:sz w:val="22"/>
          <w:szCs w:val="22"/>
        </w:rPr>
      </w:pPr>
      <w:r w:rsidDel="00000000" w:rsidR="00000000" w:rsidRPr="00000000">
        <w:rPr>
          <w:sz w:val="22"/>
          <w:szCs w:val="22"/>
          <w:rtl w:val="0"/>
        </w:rPr>
        <w:t xml:space="preserve">      if: always()</w:t>
      </w:r>
    </w:p>
    <w:p w:rsidR="00000000" w:rsidDel="00000000" w:rsidP="00000000" w:rsidRDefault="00000000" w:rsidRPr="00000000" w14:paraId="000002ED">
      <w:pPr>
        <w:rPr>
          <w:sz w:val="22"/>
          <w:szCs w:val="22"/>
        </w:rPr>
      </w:pPr>
      <w:r w:rsidDel="00000000" w:rsidR="00000000" w:rsidRPr="00000000">
        <w:rPr>
          <w:sz w:val="22"/>
          <w:szCs w:val="22"/>
          <w:rtl w:val="0"/>
        </w:rPr>
        <w:t xml:space="preserve">      uses: peaceiris/actions-gh-pages@v2</w:t>
      </w:r>
    </w:p>
    <w:p w:rsidR="00000000" w:rsidDel="00000000" w:rsidP="00000000" w:rsidRDefault="00000000" w:rsidRPr="00000000" w14:paraId="000002EE">
      <w:pPr>
        <w:rPr>
          <w:sz w:val="22"/>
          <w:szCs w:val="22"/>
        </w:rPr>
      </w:pPr>
      <w:r w:rsidDel="00000000" w:rsidR="00000000" w:rsidRPr="00000000">
        <w:rPr>
          <w:sz w:val="22"/>
          <w:szCs w:val="22"/>
          <w:rtl w:val="0"/>
        </w:rPr>
        <w:t xml:space="preserve">      env:</w:t>
      </w:r>
    </w:p>
    <w:p w:rsidR="00000000" w:rsidDel="00000000" w:rsidP="00000000" w:rsidRDefault="00000000" w:rsidRPr="00000000" w14:paraId="000002EF">
      <w:pPr>
        <w:rPr>
          <w:sz w:val="22"/>
          <w:szCs w:val="22"/>
        </w:rPr>
      </w:pPr>
      <w:r w:rsidDel="00000000" w:rsidR="00000000" w:rsidRPr="00000000">
        <w:rPr>
          <w:sz w:val="22"/>
          <w:szCs w:val="22"/>
          <w:rtl w:val="0"/>
        </w:rPr>
        <w:t xml:space="preserve">        PERSONAL_TOKEN: ${{ secrets.GITHUB_TOKEN }}</w:t>
      </w:r>
    </w:p>
    <w:p w:rsidR="00000000" w:rsidDel="00000000" w:rsidP="00000000" w:rsidRDefault="00000000" w:rsidRPr="00000000" w14:paraId="000002F0">
      <w:pPr>
        <w:rPr>
          <w:sz w:val="22"/>
          <w:szCs w:val="22"/>
        </w:rPr>
      </w:pPr>
      <w:r w:rsidDel="00000000" w:rsidR="00000000" w:rsidRPr="00000000">
        <w:rPr>
          <w:sz w:val="22"/>
          <w:szCs w:val="22"/>
          <w:rtl w:val="0"/>
        </w:rPr>
        <w:t xml:space="preserve">        PUBLISH_BRANCH: gh-pages</w:t>
      </w:r>
    </w:p>
    <w:p w:rsidR="00000000" w:rsidDel="00000000" w:rsidP="00000000" w:rsidRDefault="00000000" w:rsidRPr="00000000" w14:paraId="000002F1">
      <w:pPr>
        <w:rPr>
          <w:sz w:val="22"/>
          <w:szCs w:val="22"/>
        </w:rPr>
      </w:pPr>
      <w:r w:rsidDel="00000000" w:rsidR="00000000" w:rsidRPr="00000000">
        <w:rPr>
          <w:sz w:val="22"/>
          <w:szCs w:val="22"/>
          <w:rtl w:val="0"/>
        </w:rPr>
        <w:t xml:space="preserve">        PUBLISH_DIR: allure-history</w:t>
      </w:r>
    </w:p>
    <w:p w:rsidR="00000000" w:rsidDel="00000000" w:rsidP="00000000" w:rsidRDefault="00000000" w:rsidRPr="00000000" w14:paraId="000002F2">
      <w:pPr>
        <w:numPr>
          <w:ilvl w:val="0"/>
          <w:numId w:val="12"/>
        </w:numPr>
        <w:ind w:left="720" w:hanging="360"/>
        <w:rPr>
          <w:sz w:val="22"/>
          <w:szCs w:val="22"/>
          <w:u w:val="none"/>
        </w:rPr>
      </w:pPr>
      <w:r w:rsidDel="00000000" w:rsidR="00000000" w:rsidRPr="00000000">
        <w:rPr>
          <w:sz w:val="22"/>
          <w:szCs w:val="22"/>
          <w:rtl w:val="0"/>
        </w:rPr>
        <w:t xml:space="preserve">Теперь можно запустить первый прогон нашего Action:</w:t>
      </w:r>
    </w:p>
    <w:p w:rsidR="00000000" w:rsidDel="00000000" w:rsidP="00000000" w:rsidRDefault="00000000" w:rsidRPr="00000000" w14:paraId="000002F3">
      <w:pPr>
        <w:rPr>
          <w:sz w:val="22"/>
          <w:szCs w:val="22"/>
        </w:rPr>
      </w:pPr>
      <w:r w:rsidDel="00000000" w:rsidR="00000000" w:rsidRPr="00000000">
        <w:rPr>
          <w:sz w:val="22"/>
          <w:szCs w:val="22"/>
        </w:rPr>
        <w:drawing>
          <wp:inline distB="114300" distT="114300" distL="114300" distR="114300">
            <wp:extent cx="5731200" cy="2717800"/>
            <wp:effectExtent b="0" l="0" r="0" t="0"/>
            <wp:docPr id="23" name="image23.png"/>
            <a:graphic>
              <a:graphicData uri="http://schemas.openxmlformats.org/drawingml/2006/picture">
                <pic:pic>
                  <pic:nvPicPr>
                    <pic:cNvPr id="0" name="image23.png"/>
                    <pic:cNvPicPr preferRelativeResize="0"/>
                  </pic:nvPicPr>
                  <pic:blipFill>
                    <a:blip r:embed="rId90"/>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numPr>
          <w:ilvl w:val="0"/>
          <w:numId w:val="12"/>
        </w:numPr>
        <w:ind w:left="720" w:hanging="360"/>
        <w:rPr>
          <w:sz w:val="22"/>
          <w:szCs w:val="22"/>
          <w:u w:val="none"/>
        </w:rPr>
      </w:pPr>
      <w:r w:rsidDel="00000000" w:rsidR="00000000" w:rsidRPr="00000000">
        <w:rPr>
          <w:sz w:val="22"/>
          <w:szCs w:val="22"/>
          <w:rtl w:val="0"/>
        </w:rPr>
        <w:t xml:space="preserve">По мере прогона в случае чего можно посмотреть логи:</w:t>
      </w:r>
    </w:p>
    <w:p w:rsidR="00000000" w:rsidDel="00000000" w:rsidP="00000000" w:rsidRDefault="00000000" w:rsidRPr="00000000" w14:paraId="000002F5">
      <w:pPr>
        <w:rPr>
          <w:sz w:val="22"/>
          <w:szCs w:val="22"/>
        </w:rPr>
      </w:pPr>
      <w:r w:rsidDel="00000000" w:rsidR="00000000" w:rsidRPr="00000000">
        <w:rPr>
          <w:sz w:val="22"/>
          <w:szCs w:val="22"/>
        </w:rPr>
        <w:drawing>
          <wp:inline distB="114300" distT="114300" distL="114300" distR="114300">
            <wp:extent cx="5731200" cy="3022600"/>
            <wp:effectExtent b="0" l="0" r="0" t="0"/>
            <wp:docPr id="6" name="image6.png"/>
            <a:graphic>
              <a:graphicData uri="http://schemas.openxmlformats.org/drawingml/2006/picture">
                <pic:pic>
                  <pic:nvPicPr>
                    <pic:cNvPr id="0" name="image6.png"/>
                    <pic:cNvPicPr preferRelativeResize="0"/>
                  </pic:nvPicPr>
                  <pic:blipFill>
                    <a:blip r:embed="rId91"/>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rPr>
          <w:sz w:val="22"/>
          <w:szCs w:val="22"/>
        </w:rPr>
      </w:pPr>
      <w:r w:rsidDel="00000000" w:rsidR="00000000" w:rsidRPr="00000000">
        <w:rPr>
          <w:sz w:val="22"/>
          <w:szCs w:val="22"/>
          <w:rtl w:val="0"/>
        </w:rPr>
        <w:t xml:space="preserve">Если у вас, например, есть проблемы с permission denied, то разрешения можно также задать в настройках проекта.</w:t>
      </w:r>
    </w:p>
    <w:p w:rsidR="00000000" w:rsidDel="00000000" w:rsidP="00000000" w:rsidRDefault="00000000" w:rsidRPr="00000000" w14:paraId="000002F7">
      <w:pPr>
        <w:rPr>
          <w:sz w:val="22"/>
          <w:szCs w:val="22"/>
        </w:rPr>
      </w:pPr>
      <w:r w:rsidDel="00000000" w:rsidR="00000000" w:rsidRPr="00000000">
        <w:rPr>
          <w:sz w:val="22"/>
          <w:szCs w:val="22"/>
          <w:rtl w:val="0"/>
        </w:rPr>
        <w:t xml:space="preserve">Например, я добавил шаг:</w:t>
      </w:r>
    </w:p>
    <w:p w:rsidR="00000000" w:rsidDel="00000000" w:rsidP="00000000" w:rsidRDefault="00000000" w:rsidRPr="00000000" w14:paraId="000002F8">
      <w:pPr>
        <w:rPr>
          <w:sz w:val="22"/>
          <w:szCs w:val="22"/>
        </w:rPr>
      </w:pPr>
      <w:r w:rsidDel="00000000" w:rsidR="00000000" w:rsidRPr="00000000">
        <w:rPr>
          <w:sz w:val="22"/>
          <w:szCs w:val="22"/>
          <w:rtl w:val="0"/>
        </w:rPr>
        <w:t xml:space="preserve">    - name: Grant execute permission for Gradle</w:t>
      </w:r>
    </w:p>
    <w:p w:rsidR="00000000" w:rsidDel="00000000" w:rsidP="00000000" w:rsidRDefault="00000000" w:rsidRPr="00000000" w14:paraId="000002F9">
      <w:pPr>
        <w:rPr>
          <w:sz w:val="22"/>
          <w:szCs w:val="22"/>
        </w:rPr>
      </w:pPr>
      <w:r w:rsidDel="00000000" w:rsidR="00000000" w:rsidRPr="00000000">
        <w:rPr>
          <w:sz w:val="22"/>
          <w:szCs w:val="22"/>
          <w:rtl w:val="0"/>
        </w:rPr>
        <w:t xml:space="preserve">      run: chmod +x gradlew</w:t>
      </w:r>
    </w:p>
    <w:p w:rsidR="00000000" w:rsidDel="00000000" w:rsidP="00000000" w:rsidRDefault="00000000" w:rsidRPr="00000000" w14:paraId="000002FA">
      <w:pPr>
        <w:numPr>
          <w:ilvl w:val="0"/>
          <w:numId w:val="12"/>
        </w:numPr>
        <w:ind w:left="720" w:hanging="360"/>
        <w:rPr>
          <w:sz w:val="22"/>
          <w:szCs w:val="22"/>
          <w:u w:val="none"/>
        </w:rPr>
      </w:pPr>
      <w:r w:rsidDel="00000000" w:rsidR="00000000" w:rsidRPr="00000000">
        <w:rPr>
          <w:sz w:val="22"/>
          <w:szCs w:val="22"/>
          <w:rtl w:val="0"/>
        </w:rPr>
        <w:t xml:space="preserve">Что еще может пойти не так? Все зависит от того что вы запускаете. Если у вас есть UI тесты с Selenium, то у вас скорее всего будет ошибка: org.openqa.selenium.SessionNotCreatedException at ProtocolHandshake.java:114 - что ожидаемо, так мы не добавили в агента ни Selenium, ни Chrome браузер. Давайте исправим это через добавление Selenium Remote через докер:</w:t>
      </w:r>
    </w:p>
    <w:p w:rsidR="00000000" w:rsidDel="00000000" w:rsidP="00000000" w:rsidRDefault="00000000" w:rsidRPr="00000000" w14:paraId="000002FB">
      <w:pPr>
        <w:rPr>
          <w:sz w:val="22"/>
          <w:szCs w:val="22"/>
        </w:rPr>
      </w:pPr>
      <w:r w:rsidDel="00000000" w:rsidR="00000000" w:rsidRPr="00000000">
        <w:rPr>
          <w:sz w:val="22"/>
          <w:szCs w:val="22"/>
          <w:rtl w:val="0"/>
        </w:rPr>
        <w:t xml:space="preserve">    services:</w:t>
      </w:r>
    </w:p>
    <w:p w:rsidR="00000000" w:rsidDel="00000000" w:rsidP="00000000" w:rsidRDefault="00000000" w:rsidRPr="00000000" w14:paraId="000002FC">
      <w:pPr>
        <w:rPr>
          <w:sz w:val="22"/>
          <w:szCs w:val="22"/>
        </w:rPr>
      </w:pPr>
      <w:r w:rsidDel="00000000" w:rsidR="00000000" w:rsidRPr="00000000">
        <w:rPr>
          <w:sz w:val="22"/>
          <w:szCs w:val="22"/>
          <w:rtl w:val="0"/>
        </w:rPr>
        <w:t xml:space="preserve">      selenium:</w:t>
      </w:r>
    </w:p>
    <w:p w:rsidR="00000000" w:rsidDel="00000000" w:rsidP="00000000" w:rsidRDefault="00000000" w:rsidRPr="00000000" w14:paraId="000002FD">
      <w:pPr>
        <w:rPr>
          <w:sz w:val="22"/>
          <w:szCs w:val="22"/>
        </w:rPr>
      </w:pPr>
      <w:r w:rsidDel="00000000" w:rsidR="00000000" w:rsidRPr="00000000">
        <w:rPr>
          <w:sz w:val="22"/>
          <w:szCs w:val="22"/>
          <w:rtl w:val="0"/>
        </w:rPr>
        <w:t xml:space="preserve">        image: selenium/standalone-chrome:latest</w:t>
      </w:r>
    </w:p>
    <w:p w:rsidR="00000000" w:rsidDel="00000000" w:rsidP="00000000" w:rsidRDefault="00000000" w:rsidRPr="00000000" w14:paraId="000002FE">
      <w:pPr>
        <w:rPr>
          <w:sz w:val="22"/>
          <w:szCs w:val="22"/>
        </w:rPr>
      </w:pPr>
      <w:r w:rsidDel="00000000" w:rsidR="00000000" w:rsidRPr="00000000">
        <w:rPr>
          <w:sz w:val="22"/>
          <w:szCs w:val="22"/>
          <w:rtl w:val="0"/>
        </w:rPr>
        <w:t xml:space="preserve">        options: --shm-size 2g</w:t>
      </w:r>
    </w:p>
    <w:p w:rsidR="00000000" w:rsidDel="00000000" w:rsidP="00000000" w:rsidRDefault="00000000" w:rsidRPr="00000000" w14:paraId="000002FF">
      <w:pPr>
        <w:rPr>
          <w:sz w:val="22"/>
          <w:szCs w:val="22"/>
        </w:rPr>
      </w:pPr>
      <w:r w:rsidDel="00000000" w:rsidR="00000000" w:rsidRPr="00000000">
        <w:rPr>
          <w:sz w:val="22"/>
          <w:szCs w:val="22"/>
          <w:rtl w:val="0"/>
        </w:rPr>
        <w:t xml:space="preserve">        ports:</w:t>
      </w:r>
    </w:p>
    <w:p w:rsidR="00000000" w:rsidDel="00000000" w:rsidP="00000000" w:rsidRDefault="00000000" w:rsidRPr="00000000" w14:paraId="00000300">
      <w:pPr>
        <w:rPr>
          <w:sz w:val="22"/>
          <w:szCs w:val="22"/>
        </w:rPr>
      </w:pPr>
      <w:r w:rsidDel="00000000" w:rsidR="00000000" w:rsidRPr="00000000">
        <w:rPr>
          <w:sz w:val="22"/>
          <w:szCs w:val="22"/>
          <w:rtl w:val="0"/>
        </w:rPr>
        <w:t xml:space="preserve">          - 4444:4444</w:t>
      </w:r>
    </w:p>
    <w:p w:rsidR="00000000" w:rsidDel="00000000" w:rsidP="00000000" w:rsidRDefault="00000000" w:rsidRPr="00000000" w14:paraId="00000301">
      <w:pPr>
        <w:ind w:left="0" w:firstLine="0"/>
        <w:rPr>
          <w:sz w:val="22"/>
          <w:szCs w:val="22"/>
        </w:rPr>
      </w:pPr>
      <w:r w:rsidDel="00000000" w:rsidR="00000000" w:rsidRPr="00000000">
        <w:rPr>
          <w:sz w:val="22"/>
          <w:szCs w:val="22"/>
          <w:rtl w:val="0"/>
        </w:rPr>
        <w:t xml:space="preserve">Кроме этого нужно добавить также переменную для remote url:</w:t>
      </w:r>
    </w:p>
    <w:p w:rsidR="00000000" w:rsidDel="00000000" w:rsidP="00000000" w:rsidRDefault="00000000" w:rsidRPr="00000000" w14:paraId="00000302">
      <w:pPr>
        <w:rPr>
          <w:sz w:val="22"/>
          <w:szCs w:val="22"/>
        </w:rPr>
      </w:pPr>
      <w:r w:rsidDel="00000000" w:rsidR="00000000" w:rsidRPr="00000000">
        <w:rPr>
          <w:sz w:val="22"/>
          <w:szCs w:val="22"/>
          <w:rtl w:val="0"/>
        </w:rPr>
        <w:t xml:space="preserve">    - name: Build with Gradle Wrapper</w:t>
      </w:r>
    </w:p>
    <w:p w:rsidR="00000000" w:rsidDel="00000000" w:rsidP="00000000" w:rsidRDefault="00000000" w:rsidRPr="00000000" w14:paraId="00000303">
      <w:pPr>
        <w:rPr>
          <w:sz w:val="22"/>
          <w:szCs w:val="22"/>
        </w:rPr>
      </w:pPr>
      <w:r w:rsidDel="00000000" w:rsidR="00000000" w:rsidRPr="00000000">
        <w:rPr>
          <w:sz w:val="22"/>
          <w:szCs w:val="22"/>
          <w:rtl w:val="0"/>
        </w:rPr>
        <w:t xml:space="preserve">      env:</w:t>
      </w:r>
    </w:p>
    <w:p w:rsidR="00000000" w:rsidDel="00000000" w:rsidP="00000000" w:rsidRDefault="00000000" w:rsidRPr="00000000" w14:paraId="00000304">
      <w:pPr>
        <w:rPr>
          <w:sz w:val="22"/>
          <w:szCs w:val="22"/>
        </w:rPr>
      </w:pPr>
      <w:r w:rsidDel="00000000" w:rsidR="00000000" w:rsidRPr="00000000">
        <w:rPr>
          <w:sz w:val="22"/>
          <w:szCs w:val="22"/>
          <w:rtl w:val="0"/>
        </w:rPr>
        <w:t xml:space="preserve">        SELENIUM_REMOTE_URL: http://localhost:4444/wd/hub</w:t>
      </w:r>
    </w:p>
    <w:p w:rsidR="00000000" w:rsidDel="00000000" w:rsidP="00000000" w:rsidRDefault="00000000" w:rsidRPr="00000000" w14:paraId="00000305">
      <w:pPr>
        <w:rPr>
          <w:sz w:val="22"/>
          <w:szCs w:val="22"/>
        </w:rPr>
      </w:pPr>
      <w:r w:rsidDel="00000000" w:rsidR="00000000" w:rsidRPr="00000000">
        <w:rPr>
          <w:sz w:val="22"/>
          <w:szCs w:val="22"/>
          <w:rtl w:val="0"/>
        </w:rPr>
        <w:t xml:space="preserve">      run: ./gradlew clean test</w:t>
      </w:r>
    </w:p>
    <w:p w:rsidR="00000000" w:rsidDel="00000000" w:rsidP="00000000" w:rsidRDefault="00000000" w:rsidRPr="00000000" w14:paraId="00000306">
      <w:pPr>
        <w:rPr>
          <w:sz w:val="22"/>
          <w:szCs w:val="22"/>
        </w:rPr>
      </w:pPr>
      <w:r w:rsidDel="00000000" w:rsidR="00000000" w:rsidRPr="00000000">
        <w:rPr>
          <w:rtl w:val="0"/>
        </w:rPr>
      </w:r>
    </w:p>
    <w:p w:rsidR="00000000" w:rsidDel="00000000" w:rsidP="00000000" w:rsidRDefault="00000000" w:rsidRPr="00000000" w14:paraId="00000307">
      <w:pPr>
        <w:rPr>
          <w:sz w:val="22"/>
          <w:szCs w:val="22"/>
        </w:rPr>
      </w:pPr>
      <w:r w:rsidDel="00000000" w:rsidR="00000000" w:rsidRPr="00000000">
        <w:rPr>
          <w:sz w:val="22"/>
          <w:szCs w:val="22"/>
          <w:rtl w:val="0"/>
        </w:rPr>
        <w:t xml:space="preserve">Со стороны yml файла все готово, но нужно еще настроить запуск WebDriver во фреймворке в headless режиме, так как нам не нужен графический интерфейс браузера в CI/CD. Ниже пример кода для того, чтобы это сделать:</w:t>
      </w:r>
    </w:p>
    <w:p w:rsidR="00000000" w:rsidDel="00000000" w:rsidP="00000000" w:rsidRDefault="00000000" w:rsidRPr="00000000" w14:paraId="00000308">
      <w:pPr>
        <w:rPr>
          <w:sz w:val="22"/>
          <w:szCs w:val="22"/>
        </w:rPr>
      </w:pPr>
      <w:r w:rsidDel="00000000" w:rsidR="00000000" w:rsidRPr="00000000">
        <w:rPr>
          <w:rtl w:val="0"/>
        </w:rPr>
      </w:r>
    </w:p>
    <w:p w:rsidR="00000000" w:rsidDel="00000000" w:rsidP="00000000" w:rsidRDefault="00000000" w:rsidRPr="00000000" w14:paraId="00000309">
      <w:pPr>
        <w:shd w:fill="ffffff" w:val="clear"/>
        <w:rPr>
          <w:rFonts w:ascii="Courier New" w:cs="Courier New" w:eastAsia="Courier New" w:hAnsi="Courier New"/>
          <w:color w:val="9e880d"/>
          <w:sz w:val="22"/>
          <w:szCs w:val="22"/>
        </w:rPr>
      </w:pPr>
      <w:r w:rsidDel="00000000" w:rsidR="00000000" w:rsidRPr="00000000">
        <w:rPr>
          <w:rFonts w:ascii="Courier New" w:cs="Courier New" w:eastAsia="Courier New" w:hAnsi="Courier New"/>
          <w:color w:val="9e880d"/>
          <w:sz w:val="22"/>
          <w:szCs w:val="22"/>
          <w:rtl w:val="0"/>
        </w:rPr>
        <w:t xml:space="preserve">@BeforeEach</w:t>
      </w:r>
    </w:p>
    <w:p w:rsidR="00000000" w:rsidDel="00000000" w:rsidP="00000000" w:rsidRDefault="00000000" w:rsidRPr="00000000" w14:paraId="0000030A">
      <w:pPr>
        <w:shd w:fill="ffffff" w:val="clear"/>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033b3"/>
          <w:sz w:val="22"/>
          <w:szCs w:val="22"/>
          <w:rtl w:val="0"/>
        </w:rPr>
        <w:t xml:space="preserve">void </w:t>
      </w:r>
      <w:r w:rsidDel="00000000" w:rsidR="00000000" w:rsidRPr="00000000">
        <w:rPr>
          <w:rFonts w:ascii="Courier New" w:cs="Courier New" w:eastAsia="Courier New" w:hAnsi="Courier New"/>
          <w:color w:val="00627a"/>
          <w:sz w:val="22"/>
          <w:szCs w:val="22"/>
          <w:rtl w:val="0"/>
        </w:rPr>
        <w:t xml:space="preserve">setup</w:t>
      </w:r>
      <w:r w:rsidDel="00000000" w:rsidR="00000000" w:rsidRPr="00000000">
        <w:rPr>
          <w:rFonts w:ascii="Courier New" w:cs="Courier New" w:eastAsia="Courier New" w:hAnsi="Courier New"/>
          <w:color w:val="080808"/>
          <w:sz w:val="22"/>
          <w:szCs w:val="22"/>
          <w:rtl w:val="0"/>
        </w:rPr>
        <w:t xml:space="preserve">() {</w:t>
      </w:r>
    </w:p>
    <w:p w:rsidR="00000000" w:rsidDel="00000000" w:rsidP="00000000" w:rsidRDefault="00000000" w:rsidRPr="00000000" w14:paraId="0000030B">
      <w:pPr>
        <w:shd w:fill="ffffff" w:val="clear"/>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i w:val="1"/>
          <w:color w:val="871094"/>
          <w:sz w:val="22"/>
          <w:szCs w:val="22"/>
          <w:rtl w:val="0"/>
        </w:rPr>
        <w:t xml:space="preserve">driver </w:t>
      </w:r>
      <w:r w:rsidDel="00000000" w:rsidR="00000000" w:rsidRPr="00000000">
        <w:rPr>
          <w:rFonts w:ascii="Courier New" w:cs="Courier New" w:eastAsia="Courier New" w:hAnsi="Courier New"/>
          <w:color w:val="080808"/>
          <w:sz w:val="22"/>
          <w:szCs w:val="22"/>
          <w:rtl w:val="0"/>
        </w:rPr>
        <w:t xml:space="preserve">= initDriver();</w:t>
      </w:r>
    </w:p>
    <w:p w:rsidR="00000000" w:rsidDel="00000000" w:rsidP="00000000" w:rsidRDefault="00000000" w:rsidRPr="00000000" w14:paraId="0000030C">
      <w:pPr>
        <w:shd w:fill="ffffff" w:val="clear"/>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i w:val="1"/>
          <w:color w:val="871094"/>
          <w:sz w:val="22"/>
          <w:szCs w:val="22"/>
          <w:rtl w:val="0"/>
        </w:rPr>
        <w:t xml:space="preserve">driver</w:t>
      </w:r>
      <w:r w:rsidDel="00000000" w:rsidR="00000000" w:rsidRPr="00000000">
        <w:rPr>
          <w:rFonts w:ascii="Courier New" w:cs="Courier New" w:eastAsia="Courier New" w:hAnsi="Courier New"/>
          <w:color w:val="080808"/>
          <w:sz w:val="22"/>
          <w:szCs w:val="22"/>
          <w:rtl w:val="0"/>
        </w:rPr>
        <w:t xml:space="preserve">.manage().timeouts().implicitlyWait(</w:t>
      </w:r>
      <w:r w:rsidDel="00000000" w:rsidR="00000000" w:rsidRPr="00000000">
        <w:rPr>
          <w:rFonts w:ascii="Courier New" w:cs="Courier New" w:eastAsia="Courier New" w:hAnsi="Courier New"/>
          <w:sz w:val="22"/>
          <w:szCs w:val="22"/>
          <w:rtl w:val="0"/>
        </w:rPr>
        <w:t xml:space="preserve">Duration</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i w:val="1"/>
          <w:color w:val="080808"/>
          <w:sz w:val="22"/>
          <w:szCs w:val="22"/>
          <w:rtl w:val="0"/>
        </w:rPr>
        <w:t xml:space="preserve">ofSeconds</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1750eb"/>
          <w:sz w:val="22"/>
          <w:szCs w:val="22"/>
          <w:rtl w:val="0"/>
        </w:rPr>
        <w:t xml:space="preserve">2</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30D">
      <w:pPr>
        <w:shd w:fill="ffffff" w:val="clear"/>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871094"/>
          <w:sz w:val="22"/>
          <w:szCs w:val="22"/>
          <w:rtl w:val="0"/>
        </w:rPr>
        <w:t xml:space="preserve">longWait </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033b3"/>
          <w:sz w:val="22"/>
          <w:szCs w:val="22"/>
          <w:rtl w:val="0"/>
        </w:rPr>
        <w:t xml:space="preserve">new </w:t>
      </w:r>
      <w:r w:rsidDel="00000000" w:rsidR="00000000" w:rsidRPr="00000000">
        <w:rPr>
          <w:rFonts w:ascii="Courier New" w:cs="Courier New" w:eastAsia="Courier New" w:hAnsi="Courier New"/>
          <w:color w:val="080808"/>
          <w:sz w:val="22"/>
          <w:szCs w:val="22"/>
          <w:rtl w:val="0"/>
        </w:rPr>
        <w:t xml:space="preserve">WebDriverWait(</w:t>
      </w:r>
      <w:r w:rsidDel="00000000" w:rsidR="00000000" w:rsidRPr="00000000">
        <w:rPr>
          <w:rFonts w:ascii="Courier New" w:cs="Courier New" w:eastAsia="Courier New" w:hAnsi="Courier New"/>
          <w:i w:val="1"/>
          <w:color w:val="871094"/>
          <w:sz w:val="22"/>
          <w:szCs w:val="22"/>
          <w:rtl w:val="0"/>
        </w:rPr>
        <w:t xml:space="preserve">driver</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sz w:val="22"/>
          <w:szCs w:val="22"/>
          <w:rtl w:val="0"/>
        </w:rPr>
        <w:t xml:space="preserve">Duration</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i w:val="1"/>
          <w:color w:val="080808"/>
          <w:sz w:val="22"/>
          <w:szCs w:val="22"/>
          <w:rtl w:val="0"/>
        </w:rPr>
        <w:t xml:space="preserve">ofSeconds</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1750eb"/>
          <w:sz w:val="22"/>
          <w:szCs w:val="22"/>
          <w:rtl w:val="0"/>
        </w:rPr>
        <w:t xml:space="preserve">10</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30E">
      <w:pPr>
        <w:shd w:fill="ffffff" w:val="clear"/>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30F">
      <w:pPr>
        <w:shd w:fill="ffffff" w:val="clear"/>
        <w:rPr>
          <w:rFonts w:ascii="Courier New" w:cs="Courier New" w:eastAsia="Courier New" w:hAnsi="Courier New"/>
          <w:color w:val="080808"/>
          <w:sz w:val="22"/>
          <w:szCs w:val="22"/>
        </w:rPr>
      </w:pPr>
      <w:r w:rsidDel="00000000" w:rsidR="00000000" w:rsidRPr="00000000">
        <w:rPr>
          <w:rtl w:val="0"/>
        </w:rPr>
      </w:r>
    </w:p>
    <w:p w:rsidR="00000000" w:rsidDel="00000000" w:rsidP="00000000" w:rsidRDefault="00000000" w:rsidRPr="00000000" w14:paraId="00000310">
      <w:pPr>
        <w:shd w:fill="ffffff" w:val="clear"/>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033b3"/>
          <w:sz w:val="22"/>
          <w:szCs w:val="22"/>
          <w:rtl w:val="0"/>
        </w:rPr>
        <w:t xml:space="preserve">private </w:t>
      </w:r>
      <w:r w:rsidDel="00000000" w:rsidR="00000000" w:rsidRPr="00000000">
        <w:rPr>
          <w:rFonts w:ascii="Courier New" w:cs="Courier New" w:eastAsia="Courier New" w:hAnsi="Courier New"/>
          <w:sz w:val="22"/>
          <w:szCs w:val="22"/>
          <w:rtl w:val="0"/>
        </w:rPr>
        <w:t xml:space="preserve">WebDriver </w:t>
      </w:r>
      <w:r w:rsidDel="00000000" w:rsidR="00000000" w:rsidRPr="00000000">
        <w:rPr>
          <w:rFonts w:ascii="Courier New" w:cs="Courier New" w:eastAsia="Courier New" w:hAnsi="Courier New"/>
          <w:color w:val="00627a"/>
          <w:sz w:val="22"/>
          <w:szCs w:val="22"/>
          <w:rtl w:val="0"/>
        </w:rPr>
        <w:t xml:space="preserve">initDriver</w:t>
      </w:r>
      <w:r w:rsidDel="00000000" w:rsidR="00000000" w:rsidRPr="00000000">
        <w:rPr>
          <w:rFonts w:ascii="Courier New" w:cs="Courier New" w:eastAsia="Courier New" w:hAnsi="Courier New"/>
          <w:color w:val="080808"/>
          <w:sz w:val="22"/>
          <w:szCs w:val="22"/>
          <w:rtl w:val="0"/>
        </w:rPr>
        <w:t xml:space="preserve">() {</w:t>
      </w:r>
    </w:p>
    <w:p w:rsidR="00000000" w:rsidDel="00000000" w:rsidP="00000000" w:rsidRDefault="00000000" w:rsidRPr="00000000" w14:paraId="00000311">
      <w:pPr>
        <w:shd w:fill="ffffff" w:val="clear"/>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sz w:val="22"/>
          <w:szCs w:val="22"/>
          <w:rtl w:val="0"/>
        </w:rPr>
        <w:t xml:space="preserve">String remoteUrl </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sz w:val="22"/>
          <w:szCs w:val="22"/>
          <w:rtl w:val="0"/>
        </w:rPr>
        <w:t xml:space="preserve">System</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i w:val="1"/>
          <w:color w:val="080808"/>
          <w:sz w:val="22"/>
          <w:szCs w:val="22"/>
          <w:rtl w:val="0"/>
        </w:rPr>
        <w:t xml:space="preserve">getenv</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067d17"/>
          <w:sz w:val="22"/>
          <w:szCs w:val="22"/>
          <w:rtl w:val="0"/>
        </w:rPr>
        <w:t xml:space="preserve">"SELENIUM_REMOTE_URL"</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312">
      <w:pPr>
        <w:shd w:fill="ffffff" w:val="clear"/>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033b3"/>
          <w:sz w:val="22"/>
          <w:szCs w:val="22"/>
          <w:rtl w:val="0"/>
        </w:rPr>
        <w:t xml:space="preserve">if </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sz w:val="22"/>
          <w:szCs w:val="22"/>
          <w:rtl w:val="0"/>
        </w:rPr>
        <w:t xml:space="preserve">remoteUrl </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033b3"/>
          <w:sz w:val="22"/>
          <w:szCs w:val="22"/>
          <w:rtl w:val="0"/>
        </w:rPr>
        <w:t xml:space="preserve">null</w:t>
      </w:r>
      <w:r w:rsidDel="00000000" w:rsidR="00000000" w:rsidRPr="00000000">
        <w:rPr>
          <w:rFonts w:ascii="Courier New" w:cs="Courier New" w:eastAsia="Courier New" w:hAnsi="Courier New"/>
          <w:color w:val="080808"/>
          <w:sz w:val="22"/>
          <w:szCs w:val="22"/>
          <w:rtl w:val="0"/>
        </w:rPr>
        <w:t xml:space="preserve">) {</w:t>
      </w:r>
    </w:p>
    <w:p w:rsidR="00000000" w:rsidDel="00000000" w:rsidP="00000000" w:rsidRDefault="00000000" w:rsidRPr="00000000" w14:paraId="00000313">
      <w:pPr>
        <w:shd w:fill="ffffff" w:val="clear"/>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sz w:val="22"/>
          <w:szCs w:val="22"/>
          <w:rtl w:val="0"/>
        </w:rPr>
        <w:t xml:space="preserve">ChromeOptions options </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033b3"/>
          <w:sz w:val="22"/>
          <w:szCs w:val="22"/>
          <w:rtl w:val="0"/>
        </w:rPr>
        <w:t xml:space="preserve">new </w:t>
      </w:r>
      <w:r w:rsidDel="00000000" w:rsidR="00000000" w:rsidRPr="00000000">
        <w:rPr>
          <w:rFonts w:ascii="Courier New" w:cs="Courier New" w:eastAsia="Courier New" w:hAnsi="Courier New"/>
          <w:color w:val="080808"/>
          <w:sz w:val="22"/>
          <w:szCs w:val="22"/>
          <w:rtl w:val="0"/>
        </w:rPr>
        <w:t xml:space="preserve">ChromeOptions();</w:t>
      </w:r>
    </w:p>
    <w:p w:rsidR="00000000" w:rsidDel="00000000" w:rsidP="00000000" w:rsidRDefault="00000000" w:rsidRPr="00000000" w14:paraId="00000314">
      <w:pPr>
        <w:shd w:fill="ffffff" w:val="clear"/>
        <w:rPr>
          <w:rFonts w:ascii="Courier New" w:cs="Courier New" w:eastAsia="Courier New" w:hAnsi="Courier New"/>
          <w:i w:val="1"/>
          <w:color w:val="8c8c8c"/>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sz w:val="22"/>
          <w:szCs w:val="22"/>
          <w:rtl w:val="0"/>
        </w:rPr>
        <w:t xml:space="preserve">options</w:t>
      </w:r>
      <w:r w:rsidDel="00000000" w:rsidR="00000000" w:rsidRPr="00000000">
        <w:rPr>
          <w:rFonts w:ascii="Courier New" w:cs="Courier New" w:eastAsia="Courier New" w:hAnsi="Courier New"/>
          <w:color w:val="080808"/>
          <w:sz w:val="22"/>
          <w:szCs w:val="22"/>
          <w:rtl w:val="0"/>
        </w:rPr>
        <w:t xml:space="preserve">.addArguments(</w:t>
      </w:r>
      <w:r w:rsidDel="00000000" w:rsidR="00000000" w:rsidRPr="00000000">
        <w:rPr>
          <w:rFonts w:ascii="Courier New" w:cs="Courier New" w:eastAsia="Courier New" w:hAnsi="Courier New"/>
          <w:color w:val="067d17"/>
          <w:sz w:val="22"/>
          <w:szCs w:val="22"/>
          <w:rtl w:val="0"/>
        </w:rPr>
        <w:t xml:space="preserve">"--headless"</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i w:val="1"/>
          <w:color w:val="8c8c8c"/>
          <w:sz w:val="22"/>
          <w:szCs w:val="22"/>
          <w:rtl w:val="0"/>
        </w:rPr>
        <w:t xml:space="preserve">// Add headless mode</w:t>
      </w:r>
    </w:p>
    <w:p w:rsidR="00000000" w:rsidDel="00000000" w:rsidP="00000000" w:rsidRDefault="00000000" w:rsidRPr="00000000" w14:paraId="00000315">
      <w:pPr>
        <w:shd w:fill="ffffff" w:val="clear"/>
        <w:rPr>
          <w:rFonts w:ascii="Courier New" w:cs="Courier New" w:eastAsia="Courier New" w:hAnsi="Courier New"/>
          <w:i w:val="1"/>
          <w:color w:val="8c8c8c"/>
          <w:sz w:val="22"/>
          <w:szCs w:val="22"/>
        </w:rPr>
      </w:pPr>
      <w:r w:rsidDel="00000000" w:rsidR="00000000" w:rsidRPr="00000000">
        <w:rPr>
          <w:rFonts w:ascii="Courier New" w:cs="Courier New" w:eastAsia="Courier New" w:hAnsi="Courier New"/>
          <w:i w:val="1"/>
          <w:color w:val="8c8c8c"/>
          <w:sz w:val="22"/>
          <w:szCs w:val="22"/>
          <w:rtl w:val="0"/>
        </w:rPr>
        <w:t xml:space="preserve">       </w:t>
      </w:r>
      <w:r w:rsidDel="00000000" w:rsidR="00000000" w:rsidRPr="00000000">
        <w:rPr>
          <w:rFonts w:ascii="Courier New" w:cs="Courier New" w:eastAsia="Courier New" w:hAnsi="Courier New"/>
          <w:sz w:val="22"/>
          <w:szCs w:val="22"/>
          <w:rtl w:val="0"/>
        </w:rPr>
        <w:t xml:space="preserve">options</w:t>
      </w:r>
      <w:r w:rsidDel="00000000" w:rsidR="00000000" w:rsidRPr="00000000">
        <w:rPr>
          <w:rFonts w:ascii="Courier New" w:cs="Courier New" w:eastAsia="Courier New" w:hAnsi="Courier New"/>
          <w:color w:val="080808"/>
          <w:sz w:val="22"/>
          <w:szCs w:val="22"/>
          <w:rtl w:val="0"/>
        </w:rPr>
        <w:t xml:space="preserve">.addArguments(</w:t>
      </w:r>
      <w:r w:rsidDel="00000000" w:rsidR="00000000" w:rsidRPr="00000000">
        <w:rPr>
          <w:rFonts w:ascii="Courier New" w:cs="Courier New" w:eastAsia="Courier New" w:hAnsi="Courier New"/>
          <w:color w:val="067d17"/>
          <w:sz w:val="22"/>
          <w:szCs w:val="22"/>
          <w:rtl w:val="0"/>
        </w:rPr>
        <w:t xml:space="preserve">"--disable-gpu"</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i w:val="1"/>
          <w:color w:val="8c8c8c"/>
          <w:sz w:val="22"/>
          <w:szCs w:val="22"/>
          <w:rtl w:val="0"/>
        </w:rPr>
        <w:t xml:space="preserve">// Switch off GPU, because we don't need it in headless mode</w:t>
      </w:r>
    </w:p>
    <w:p w:rsidR="00000000" w:rsidDel="00000000" w:rsidP="00000000" w:rsidRDefault="00000000" w:rsidRPr="00000000" w14:paraId="00000316">
      <w:pPr>
        <w:shd w:fill="ffffff" w:val="clear"/>
        <w:rPr>
          <w:rFonts w:ascii="Courier New" w:cs="Courier New" w:eastAsia="Courier New" w:hAnsi="Courier New"/>
          <w:i w:val="1"/>
          <w:color w:val="8c8c8c"/>
          <w:sz w:val="22"/>
          <w:szCs w:val="22"/>
        </w:rPr>
      </w:pPr>
      <w:r w:rsidDel="00000000" w:rsidR="00000000" w:rsidRPr="00000000">
        <w:rPr>
          <w:rFonts w:ascii="Courier New" w:cs="Courier New" w:eastAsia="Courier New" w:hAnsi="Courier New"/>
          <w:i w:val="1"/>
          <w:color w:val="8c8c8c"/>
          <w:sz w:val="22"/>
          <w:szCs w:val="22"/>
          <w:rtl w:val="0"/>
        </w:rPr>
        <w:t xml:space="preserve">       </w:t>
      </w:r>
      <w:r w:rsidDel="00000000" w:rsidR="00000000" w:rsidRPr="00000000">
        <w:rPr>
          <w:rFonts w:ascii="Courier New" w:cs="Courier New" w:eastAsia="Courier New" w:hAnsi="Courier New"/>
          <w:sz w:val="22"/>
          <w:szCs w:val="22"/>
          <w:rtl w:val="0"/>
        </w:rPr>
        <w:t xml:space="preserve">options</w:t>
      </w:r>
      <w:r w:rsidDel="00000000" w:rsidR="00000000" w:rsidRPr="00000000">
        <w:rPr>
          <w:rFonts w:ascii="Courier New" w:cs="Courier New" w:eastAsia="Courier New" w:hAnsi="Courier New"/>
          <w:color w:val="080808"/>
          <w:sz w:val="22"/>
          <w:szCs w:val="22"/>
          <w:rtl w:val="0"/>
        </w:rPr>
        <w:t xml:space="preserve">.addArguments(</w:t>
      </w:r>
      <w:r w:rsidDel="00000000" w:rsidR="00000000" w:rsidRPr="00000000">
        <w:rPr>
          <w:rFonts w:ascii="Courier New" w:cs="Courier New" w:eastAsia="Courier New" w:hAnsi="Courier New"/>
          <w:color w:val="067d17"/>
          <w:sz w:val="22"/>
          <w:szCs w:val="22"/>
          <w:rtl w:val="0"/>
        </w:rPr>
        <w:t xml:space="preserve">"--no-sandbox"</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i w:val="1"/>
          <w:color w:val="8c8c8c"/>
          <w:sz w:val="22"/>
          <w:szCs w:val="22"/>
          <w:rtl w:val="0"/>
        </w:rPr>
        <w:t xml:space="preserve">// Switch off sandbox to prevent access rights issues</w:t>
      </w:r>
    </w:p>
    <w:p w:rsidR="00000000" w:rsidDel="00000000" w:rsidP="00000000" w:rsidRDefault="00000000" w:rsidRPr="00000000" w14:paraId="00000317">
      <w:pPr>
        <w:shd w:fill="ffffff" w:val="clear"/>
        <w:rPr>
          <w:rFonts w:ascii="Courier New" w:cs="Courier New" w:eastAsia="Courier New" w:hAnsi="Courier New"/>
          <w:i w:val="1"/>
          <w:color w:val="8c8c8c"/>
          <w:sz w:val="22"/>
          <w:szCs w:val="22"/>
        </w:rPr>
      </w:pPr>
      <w:r w:rsidDel="00000000" w:rsidR="00000000" w:rsidRPr="00000000">
        <w:rPr>
          <w:rFonts w:ascii="Courier New" w:cs="Courier New" w:eastAsia="Courier New" w:hAnsi="Courier New"/>
          <w:i w:val="1"/>
          <w:color w:val="8c8c8c"/>
          <w:sz w:val="22"/>
          <w:szCs w:val="22"/>
          <w:rtl w:val="0"/>
        </w:rPr>
        <w:t xml:space="preserve">       </w:t>
      </w:r>
      <w:r w:rsidDel="00000000" w:rsidR="00000000" w:rsidRPr="00000000">
        <w:rPr>
          <w:rFonts w:ascii="Courier New" w:cs="Courier New" w:eastAsia="Courier New" w:hAnsi="Courier New"/>
          <w:sz w:val="22"/>
          <w:szCs w:val="22"/>
          <w:rtl w:val="0"/>
        </w:rPr>
        <w:t xml:space="preserve">options</w:t>
      </w:r>
      <w:r w:rsidDel="00000000" w:rsidR="00000000" w:rsidRPr="00000000">
        <w:rPr>
          <w:rFonts w:ascii="Courier New" w:cs="Courier New" w:eastAsia="Courier New" w:hAnsi="Courier New"/>
          <w:color w:val="080808"/>
          <w:sz w:val="22"/>
          <w:szCs w:val="22"/>
          <w:rtl w:val="0"/>
        </w:rPr>
        <w:t xml:space="preserve">.addArguments(</w:t>
      </w:r>
      <w:r w:rsidDel="00000000" w:rsidR="00000000" w:rsidRPr="00000000">
        <w:rPr>
          <w:rFonts w:ascii="Courier New" w:cs="Courier New" w:eastAsia="Courier New" w:hAnsi="Courier New"/>
          <w:color w:val="067d17"/>
          <w:sz w:val="22"/>
          <w:szCs w:val="22"/>
          <w:rtl w:val="0"/>
        </w:rPr>
        <w:t xml:space="preserve">"--disable-dev-shm-usage"</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i w:val="1"/>
          <w:color w:val="8c8c8c"/>
          <w:sz w:val="22"/>
          <w:szCs w:val="22"/>
          <w:rtl w:val="0"/>
        </w:rPr>
        <w:t xml:space="preserve">// Use /tmp instead of /dev/shm</w:t>
      </w:r>
    </w:p>
    <w:p w:rsidR="00000000" w:rsidDel="00000000" w:rsidP="00000000" w:rsidRDefault="00000000" w:rsidRPr="00000000" w14:paraId="00000318">
      <w:pPr>
        <w:shd w:fill="ffffff" w:val="clear"/>
        <w:rPr>
          <w:rFonts w:ascii="Courier New" w:cs="Courier New" w:eastAsia="Courier New" w:hAnsi="Courier New"/>
          <w:color w:val="080808"/>
          <w:sz w:val="22"/>
          <w:szCs w:val="22"/>
        </w:rPr>
      </w:pPr>
      <w:r w:rsidDel="00000000" w:rsidR="00000000" w:rsidRPr="00000000">
        <w:rPr>
          <w:rFonts w:ascii="Courier New" w:cs="Courier New" w:eastAsia="Courier New" w:hAnsi="Courier New"/>
          <w:i w:val="1"/>
          <w:color w:val="8c8c8c"/>
          <w:sz w:val="22"/>
          <w:szCs w:val="22"/>
          <w:rtl w:val="0"/>
        </w:rPr>
        <w:t xml:space="preserve">       </w:t>
      </w:r>
      <w:r w:rsidDel="00000000" w:rsidR="00000000" w:rsidRPr="00000000">
        <w:rPr>
          <w:rFonts w:ascii="Courier New" w:cs="Courier New" w:eastAsia="Courier New" w:hAnsi="Courier New"/>
          <w:sz w:val="22"/>
          <w:szCs w:val="22"/>
          <w:rtl w:val="0"/>
        </w:rPr>
        <w:t xml:space="preserve">options</w:t>
      </w:r>
      <w:r w:rsidDel="00000000" w:rsidR="00000000" w:rsidRPr="00000000">
        <w:rPr>
          <w:rFonts w:ascii="Courier New" w:cs="Courier New" w:eastAsia="Courier New" w:hAnsi="Courier New"/>
          <w:color w:val="080808"/>
          <w:sz w:val="22"/>
          <w:szCs w:val="22"/>
          <w:rtl w:val="0"/>
        </w:rPr>
        <w:t xml:space="preserve">.setCapability(</w:t>
      </w:r>
      <w:r w:rsidDel="00000000" w:rsidR="00000000" w:rsidRPr="00000000">
        <w:rPr>
          <w:rFonts w:ascii="Courier New" w:cs="Courier New" w:eastAsia="Courier New" w:hAnsi="Courier New"/>
          <w:color w:val="067d17"/>
          <w:sz w:val="22"/>
          <w:szCs w:val="22"/>
          <w:rtl w:val="0"/>
        </w:rPr>
        <w:t xml:space="preserve">"goog:loggingPrefs"</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sz w:val="22"/>
          <w:szCs w:val="22"/>
          <w:rtl w:val="0"/>
        </w:rPr>
        <w:t xml:space="preserve">Map</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i w:val="1"/>
          <w:color w:val="080808"/>
          <w:sz w:val="22"/>
          <w:szCs w:val="22"/>
          <w:rtl w:val="0"/>
        </w:rPr>
        <w:t xml:space="preserve">of</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color w:val="067d17"/>
          <w:sz w:val="22"/>
          <w:szCs w:val="22"/>
          <w:rtl w:val="0"/>
        </w:rPr>
        <w:t xml:space="preserve">"browser"</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67d17"/>
          <w:sz w:val="22"/>
          <w:szCs w:val="22"/>
          <w:rtl w:val="0"/>
        </w:rPr>
        <w:t xml:space="preserve">"ALL"</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319">
      <w:pPr>
        <w:shd w:fill="ffffff" w:val="clear"/>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033b3"/>
          <w:sz w:val="22"/>
          <w:szCs w:val="22"/>
          <w:rtl w:val="0"/>
        </w:rPr>
        <w:t xml:space="preserve">try </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31A">
      <w:pPr>
        <w:shd w:fill="ffffff" w:val="clear"/>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i w:val="1"/>
          <w:color w:val="871094"/>
          <w:sz w:val="22"/>
          <w:szCs w:val="22"/>
          <w:rtl w:val="0"/>
        </w:rPr>
        <w:t xml:space="preserve">driver </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033b3"/>
          <w:sz w:val="22"/>
          <w:szCs w:val="22"/>
          <w:rtl w:val="0"/>
        </w:rPr>
        <w:t xml:space="preserve">new </w:t>
      </w:r>
      <w:r w:rsidDel="00000000" w:rsidR="00000000" w:rsidRPr="00000000">
        <w:rPr>
          <w:rFonts w:ascii="Courier New" w:cs="Courier New" w:eastAsia="Courier New" w:hAnsi="Courier New"/>
          <w:color w:val="080808"/>
          <w:sz w:val="22"/>
          <w:szCs w:val="22"/>
          <w:rtl w:val="0"/>
        </w:rPr>
        <w:t xml:space="preserve">RemoteWebDriver(</w:t>
      </w:r>
      <w:r w:rsidDel="00000000" w:rsidR="00000000" w:rsidRPr="00000000">
        <w:rPr>
          <w:rFonts w:ascii="Courier New" w:cs="Courier New" w:eastAsia="Courier New" w:hAnsi="Courier New"/>
          <w:color w:val="0033b3"/>
          <w:sz w:val="22"/>
          <w:szCs w:val="22"/>
          <w:rtl w:val="0"/>
        </w:rPr>
        <w:t xml:space="preserve">new </w:t>
      </w:r>
      <w:r w:rsidDel="00000000" w:rsidR="00000000" w:rsidRPr="00000000">
        <w:rPr>
          <w:rFonts w:ascii="Courier New" w:cs="Courier New" w:eastAsia="Courier New" w:hAnsi="Courier New"/>
          <w:color w:val="080808"/>
          <w:sz w:val="22"/>
          <w:szCs w:val="22"/>
          <w:rtl w:val="0"/>
        </w:rPr>
        <w:t xml:space="preserve">URL(</w:t>
      </w:r>
      <w:r w:rsidDel="00000000" w:rsidR="00000000" w:rsidRPr="00000000">
        <w:rPr>
          <w:rFonts w:ascii="Courier New" w:cs="Courier New" w:eastAsia="Courier New" w:hAnsi="Courier New"/>
          <w:sz w:val="22"/>
          <w:szCs w:val="22"/>
          <w:rtl w:val="0"/>
        </w:rPr>
        <w:t xml:space="preserve">remoteUrl</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sz w:val="22"/>
          <w:szCs w:val="22"/>
          <w:rtl w:val="0"/>
        </w:rPr>
        <w:t xml:space="preserve">options</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31B">
      <w:pPr>
        <w:shd w:fill="ffffff" w:val="clear"/>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       } </w:t>
      </w:r>
      <w:r w:rsidDel="00000000" w:rsidR="00000000" w:rsidRPr="00000000">
        <w:rPr>
          <w:rFonts w:ascii="Courier New" w:cs="Courier New" w:eastAsia="Courier New" w:hAnsi="Courier New"/>
          <w:color w:val="0033b3"/>
          <w:sz w:val="22"/>
          <w:szCs w:val="22"/>
          <w:rtl w:val="0"/>
        </w:rPr>
        <w:t xml:space="preserve">catch </w:t>
      </w: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Fonts w:ascii="Courier New" w:cs="Courier New" w:eastAsia="Courier New" w:hAnsi="Courier New"/>
          <w:sz w:val="22"/>
          <w:szCs w:val="22"/>
          <w:rtl w:val="0"/>
        </w:rPr>
        <w:t xml:space="preserve">MalformedURLException e</w:t>
      </w:r>
      <w:r w:rsidDel="00000000" w:rsidR="00000000" w:rsidRPr="00000000">
        <w:rPr>
          <w:rFonts w:ascii="Courier New" w:cs="Courier New" w:eastAsia="Courier New" w:hAnsi="Courier New"/>
          <w:color w:val="080808"/>
          <w:sz w:val="22"/>
          <w:szCs w:val="22"/>
          <w:rtl w:val="0"/>
        </w:rPr>
        <w:t xml:space="preserve">) {</w:t>
      </w:r>
    </w:p>
    <w:p w:rsidR="00000000" w:rsidDel="00000000" w:rsidP="00000000" w:rsidRDefault="00000000" w:rsidRPr="00000000" w14:paraId="0000031C">
      <w:pPr>
        <w:shd w:fill="ffffff" w:val="clear"/>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033b3"/>
          <w:sz w:val="22"/>
          <w:szCs w:val="22"/>
          <w:rtl w:val="0"/>
        </w:rPr>
        <w:t xml:space="preserve">throw new </w:t>
      </w:r>
      <w:r w:rsidDel="00000000" w:rsidR="00000000" w:rsidRPr="00000000">
        <w:rPr>
          <w:rFonts w:ascii="Courier New" w:cs="Courier New" w:eastAsia="Courier New" w:hAnsi="Courier New"/>
          <w:color w:val="080808"/>
          <w:sz w:val="22"/>
          <w:szCs w:val="22"/>
          <w:rtl w:val="0"/>
        </w:rPr>
        <w:t xml:space="preserve">RuntimeException(</w:t>
      </w:r>
      <w:r w:rsidDel="00000000" w:rsidR="00000000" w:rsidRPr="00000000">
        <w:rPr>
          <w:rFonts w:ascii="Courier New" w:cs="Courier New" w:eastAsia="Courier New" w:hAnsi="Courier New"/>
          <w:color w:val="067d17"/>
          <w:sz w:val="22"/>
          <w:szCs w:val="22"/>
          <w:rtl w:val="0"/>
        </w:rPr>
        <w:t xml:space="preserve">"Malformed URL for Selenium Remote WebDriver"</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sz w:val="22"/>
          <w:szCs w:val="22"/>
          <w:rtl w:val="0"/>
        </w:rPr>
        <w:t xml:space="preserve">e</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31D">
      <w:pPr>
        <w:shd w:fill="ffffff" w:val="clear"/>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       }</w:t>
      </w:r>
    </w:p>
    <w:p w:rsidR="00000000" w:rsidDel="00000000" w:rsidP="00000000" w:rsidRDefault="00000000" w:rsidRPr="00000000" w14:paraId="0000031E">
      <w:pPr>
        <w:shd w:fill="ffffff" w:val="clear"/>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   } </w:t>
      </w:r>
      <w:r w:rsidDel="00000000" w:rsidR="00000000" w:rsidRPr="00000000">
        <w:rPr>
          <w:rFonts w:ascii="Courier New" w:cs="Courier New" w:eastAsia="Courier New" w:hAnsi="Courier New"/>
          <w:color w:val="0033b3"/>
          <w:sz w:val="22"/>
          <w:szCs w:val="22"/>
          <w:rtl w:val="0"/>
        </w:rPr>
        <w:t xml:space="preserve">else </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31F">
      <w:pPr>
        <w:shd w:fill="ffffff" w:val="clear"/>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i w:val="1"/>
          <w:color w:val="871094"/>
          <w:sz w:val="22"/>
          <w:szCs w:val="22"/>
          <w:rtl w:val="0"/>
        </w:rPr>
        <w:t xml:space="preserve">driver </w:t>
      </w: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033b3"/>
          <w:sz w:val="22"/>
          <w:szCs w:val="22"/>
          <w:rtl w:val="0"/>
        </w:rPr>
        <w:t xml:space="preserve">new </w:t>
      </w:r>
      <w:r w:rsidDel="00000000" w:rsidR="00000000" w:rsidRPr="00000000">
        <w:rPr>
          <w:rFonts w:ascii="Courier New" w:cs="Courier New" w:eastAsia="Courier New" w:hAnsi="Courier New"/>
          <w:color w:val="080808"/>
          <w:sz w:val="22"/>
          <w:szCs w:val="22"/>
          <w:rtl w:val="0"/>
        </w:rPr>
        <w:t xml:space="preserve">ChromeDriver();</w:t>
      </w:r>
    </w:p>
    <w:p w:rsidR="00000000" w:rsidDel="00000000" w:rsidP="00000000" w:rsidRDefault="00000000" w:rsidRPr="00000000" w14:paraId="00000320">
      <w:pPr>
        <w:shd w:fill="ffffff" w:val="clear"/>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   }</w:t>
      </w:r>
    </w:p>
    <w:p w:rsidR="00000000" w:rsidDel="00000000" w:rsidP="00000000" w:rsidRDefault="00000000" w:rsidRPr="00000000" w14:paraId="00000321">
      <w:pPr>
        <w:shd w:fill="ffffff" w:val="clear"/>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i w:val="1"/>
          <w:color w:val="871094"/>
          <w:sz w:val="22"/>
          <w:szCs w:val="22"/>
          <w:rtl w:val="0"/>
        </w:rPr>
        <w:t xml:space="preserve">driver</w:t>
      </w:r>
      <w:r w:rsidDel="00000000" w:rsidR="00000000" w:rsidRPr="00000000">
        <w:rPr>
          <w:rFonts w:ascii="Courier New" w:cs="Courier New" w:eastAsia="Courier New" w:hAnsi="Courier New"/>
          <w:color w:val="080808"/>
          <w:sz w:val="22"/>
          <w:szCs w:val="22"/>
          <w:rtl w:val="0"/>
        </w:rPr>
        <w:t xml:space="preserve">.manage().window().maximize();</w:t>
      </w:r>
    </w:p>
    <w:p w:rsidR="00000000" w:rsidDel="00000000" w:rsidP="00000000" w:rsidRDefault="00000000" w:rsidRPr="00000000" w14:paraId="00000322">
      <w:pPr>
        <w:shd w:fill="ffffff" w:val="clear"/>
        <w:rPr>
          <w:rFonts w:ascii="Courier New" w:cs="Courier New" w:eastAsia="Courier New" w:hAnsi="Courier New"/>
          <w:color w:val="080808"/>
          <w:sz w:val="22"/>
          <w:szCs w:val="22"/>
        </w:rPr>
      </w:pPr>
      <w:r w:rsidDel="00000000" w:rsidR="00000000" w:rsidRPr="00000000">
        <w:rPr>
          <w:rFonts w:ascii="Courier New" w:cs="Courier New" w:eastAsia="Courier New" w:hAnsi="Courier New"/>
          <w:color w:val="080808"/>
          <w:sz w:val="22"/>
          <w:szCs w:val="22"/>
          <w:rtl w:val="0"/>
        </w:rPr>
        <w:t xml:space="preserve">   </w:t>
      </w:r>
      <w:r w:rsidDel="00000000" w:rsidR="00000000" w:rsidRPr="00000000">
        <w:rPr>
          <w:rFonts w:ascii="Courier New" w:cs="Courier New" w:eastAsia="Courier New" w:hAnsi="Courier New"/>
          <w:color w:val="0033b3"/>
          <w:sz w:val="22"/>
          <w:szCs w:val="22"/>
          <w:rtl w:val="0"/>
        </w:rPr>
        <w:t xml:space="preserve">return </w:t>
      </w:r>
      <w:r w:rsidDel="00000000" w:rsidR="00000000" w:rsidRPr="00000000">
        <w:rPr>
          <w:rFonts w:ascii="Courier New" w:cs="Courier New" w:eastAsia="Courier New" w:hAnsi="Courier New"/>
          <w:i w:val="1"/>
          <w:color w:val="871094"/>
          <w:sz w:val="22"/>
          <w:szCs w:val="22"/>
          <w:rtl w:val="0"/>
        </w:rPr>
        <w:t xml:space="preserve">driver</w:t>
      </w:r>
      <w:r w:rsidDel="00000000" w:rsidR="00000000" w:rsidRPr="00000000">
        <w:rPr>
          <w:rFonts w:ascii="Courier New" w:cs="Courier New" w:eastAsia="Courier New" w:hAnsi="Courier New"/>
          <w:color w:val="080808"/>
          <w:sz w:val="22"/>
          <w:szCs w:val="22"/>
          <w:rtl w:val="0"/>
        </w:rPr>
        <w:t xml:space="preserve">;</w:t>
      </w:r>
    </w:p>
    <w:p w:rsidR="00000000" w:rsidDel="00000000" w:rsidP="00000000" w:rsidRDefault="00000000" w:rsidRPr="00000000" w14:paraId="00000323">
      <w:pPr>
        <w:shd w:fill="ffffff" w:val="clear"/>
        <w:rPr>
          <w:sz w:val="22"/>
          <w:szCs w:val="22"/>
        </w:rPr>
      </w:pPr>
      <w:r w:rsidDel="00000000" w:rsidR="00000000" w:rsidRPr="00000000">
        <w:rPr>
          <w:rFonts w:ascii="Courier New" w:cs="Courier New" w:eastAsia="Courier New" w:hAnsi="Courier New"/>
          <w:color w:val="080808"/>
          <w:sz w:val="22"/>
          <w:szCs w:val="22"/>
          <w:rtl w:val="0"/>
        </w:rPr>
        <w:t xml:space="preserve">}</w:t>
      </w:r>
      <w:r w:rsidDel="00000000" w:rsidR="00000000" w:rsidRPr="00000000">
        <w:rPr>
          <w:rtl w:val="0"/>
        </w:rPr>
      </w:r>
    </w:p>
    <w:p w:rsidR="00000000" w:rsidDel="00000000" w:rsidP="00000000" w:rsidRDefault="00000000" w:rsidRPr="00000000" w14:paraId="00000324">
      <w:pPr>
        <w:rPr>
          <w:sz w:val="22"/>
          <w:szCs w:val="22"/>
        </w:rPr>
      </w:pPr>
      <w:r w:rsidDel="00000000" w:rsidR="00000000" w:rsidRPr="00000000">
        <w:rPr>
          <w:rtl w:val="0"/>
        </w:rPr>
      </w:r>
    </w:p>
    <w:p w:rsidR="00000000" w:rsidDel="00000000" w:rsidP="00000000" w:rsidRDefault="00000000" w:rsidRPr="00000000" w14:paraId="00000325">
      <w:pPr>
        <w:numPr>
          <w:ilvl w:val="0"/>
          <w:numId w:val="12"/>
        </w:numPr>
        <w:ind w:left="720" w:hanging="360"/>
        <w:rPr>
          <w:sz w:val="22"/>
          <w:szCs w:val="22"/>
          <w:u w:val="none"/>
        </w:rPr>
      </w:pPr>
      <w:r w:rsidDel="00000000" w:rsidR="00000000" w:rsidRPr="00000000">
        <w:rPr>
          <w:sz w:val="22"/>
          <w:szCs w:val="22"/>
          <w:rtl w:val="0"/>
        </w:rPr>
        <w:t xml:space="preserve">После первого прогона тестов (не обязательно даже успешного) нужно настроить публикацию в GitHub Pages в настройках самого проекта, Settings - Pages.</w:t>
      </w:r>
    </w:p>
    <w:p w:rsidR="00000000" w:rsidDel="00000000" w:rsidP="00000000" w:rsidRDefault="00000000" w:rsidRPr="00000000" w14:paraId="00000326">
      <w:pPr>
        <w:rPr>
          <w:sz w:val="22"/>
          <w:szCs w:val="22"/>
        </w:rPr>
      </w:pPr>
      <w:r w:rsidDel="00000000" w:rsidR="00000000" w:rsidRPr="00000000">
        <w:rPr>
          <w:sz w:val="22"/>
          <w:szCs w:val="22"/>
        </w:rPr>
        <w:drawing>
          <wp:inline distB="114300" distT="114300" distL="114300" distR="114300">
            <wp:extent cx="5731200" cy="2489200"/>
            <wp:effectExtent b="0" l="0" r="0" t="0"/>
            <wp:docPr id="19" name="image18.png"/>
            <a:graphic>
              <a:graphicData uri="http://schemas.openxmlformats.org/drawingml/2006/picture">
                <pic:pic>
                  <pic:nvPicPr>
                    <pic:cNvPr id="0" name="image18.png"/>
                    <pic:cNvPicPr preferRelativeResize="0"/>
                  </pic:nvPicPr>
                  <pic:blipFill>
                    <a:blip r:embed="rId92"/>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rPr>
          <w:sz w:val="22"/>
          <w:szCs w:val="22"/>
        </w:rPr>
      </w:pPr>
      <w:r w:rsidDel="00000000" w:rsidR="00000000" w:rsidRPr="00000000">
        <w:rPr>
          <w:sz w:val="22"/>
          <w:szCs w:val="22"/>
          <w:rtl w:val="0"/>
        </w:rPr>
        <w:t xml:space="preserve">Теперь у вас должна появится джоба, которая деплоит саму страницу в GitHub Pages</w:t>
      </w:r>
    </w:p>
    <w:p w:rsidR="00000000" w:rsidDel="00000000" w:rsidP="00000000" w:rsidRDefault="00000000" w:rsidRPr="00000000" w14:paraId="00000328">
      <w:pPr>
        <w:rPr>
          <w:sz w:val="22"/>
          <w:szCs w:val="22"/>
        </w:rPr>
      </w:pPr>
      <w:r w:rsidDel="00000000" w:rsidR="00000000" w:rsidRPr="00000000">
        <w:rPr>
          <w:sz w:val="22"/>
          <w:szCs w:val="22"/>
        </w:rPr>
        <w:drawing>
          <wp:inline distB="114300" distT="114300" distL="114300" distR="114300">
            <wp:extent cx="5731200" cy="2463800"/>
            <wp:effectExtent b="0" l="0" r="0" t="0"/>
            <wp:docPr id="26" name="image27.png"/>
            <a:graphic>
              <a:graphicData uri="http://schemas.openxmlformats.org/drawingml/2006/picture">
                <pic:pic>
                  <pic:nvPicPr>
                    <pic:cNvPr id="0" name="image27.png"/>
                    <pic:cNvPicPr preferRelativeResize="0"/>
                  </pic:nvPicPr>
                  <pic:blipFill>
                    <a:blip r:embed="rId93"/>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rPr>
          <w:sz w:val="22"/>
          <w:szCs w:val="22"/>
        </w:rPr>
      </w:pPr>
      <w:r w:rsidDel="00000000" w:rsidR="00000000" w:rsidRPr="00000000">
        <w:rPr>
          <w:sz w:val="22"/>
          <w:szCs w:val="22"/>
          <w:rtl w:val="0"/>
        </w:rPr>
        <w:t xml:space="preserve">На главной странице проекта в Deployments должна отобразиться последняя версия, внутри которой будет ссылка на Allure отчет.</w:t>
      </w:r>
    </w:p>
    <w:p w:rsidR="00000000" w:rsidDel="00000000" w:rsidP="00000000" w:rsidRDefault="00000000" w:rsidRPr="00000000" w14:paraId="0000032A">
      <w:pPr>
        <w:rPr>
          <w:sz w:val="22"/>
          <w:szCs w:val="22"/>
        </w:rPr>
      </w:pPr>
      <w:r w:rsidDel="00000000" w:rsidR="00000000" w:rsidRPr="00000000">
        <w:rPr>
          <w:sz w:val="22"/>
          <w:szCs w:val="22"/>
        </w:rPr>
        <w:drawing>
          <wp:inline distB="114300" distT="114300" distL="114300" distR="114300">
            <wp:extent cx="5731200" cy="3251200"/>
            <wp:effectExtent b="0" l="0" r="0" t="0"/>
            <wp:docPr id="12" name="image11.png"/>
            <a:graphic>
              <a:graphicData uri="http://schemas.openxmlformats.org/drawingml/2006/picture">
                <pic:pic>
                  <pic:nvPicPr>
                    <pic:cNvPr id="0" name="image11.png"/>
                    <pic:cNvPicPr preferRelativeResize="0"/>
                  </pic:nvPicPr>
                  <pic:blipFill>
                    <a:blip r:embed="rId94"/>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rPr>
          <w:sz w:val="22"/>
          <w:szCs w:val="22"/>
        </w:rPr>
      </w:pPr>
      <w:r w:rsidDel="00000000" w:rsidR="00000000" w:rsidRPr="00000000">
        <w:rPr>
          <w:sz w:val="22"/>
          <w:szCs w:val="22"/>
          <w:rtl w:val="0"/>
        </w:rPr>
        <w:t xml:space="preserve">Нажимаем на ссылку и смотрим наш Allure report.</w:t>
      </w:r>
    </w:p>
    <w:p w:rsidR="00000000" w:rsidDel="00000000" w:rsidP="00000000" w:rsidRDefault="00000000" w:rsidRPr="00000000" w14:paraId="0000032C">
      <w:pPr>
        <w:rPr>
          <w:sz w:val="22"/>
          <w:szCs w:val="22"/>
        </w:rPr>
      </w:pPr>
      <w:r w:rsidDel="00000000" w:rsidR="00000000" w:rsidRPr="00000000">
        <w:rPr>
          <w:sz w:val="22"/>
          <w:szCs w:val="22"/>
        </w:rPr>
        <w:drawing>
          <wp:inline distB="114300" distT="114300" distL="114300" distR="114300">
            <wp:extent cx="5731200" cy="2387600"/>
            <wp:effectExtent b="0" l="0" r="0" t="0"/>
            <wp:docPr id="16" name="image16.png"/>
            <a:graphic>
              <a:graphicData uri="http://schemas.openxmlformats.org/drawingml/2006/picture">
                <pic:pic>
                  <pic:nvPicPr>
                    <pic:cNvPr id="0" name="image16.png"/>
                    <pic:cNvPicPr preferRelativeResize="0"/>
                  </pic:nvPicPr>
                  <pic:blipFill>
                    <a:blip r:embed="rId95"/>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numPr>
          <w:ilvl w:val="0"/>
          <w:numId w:val="12"/>
        </w:numPr>
        <w:ind w:left="720" w:hanging="360"/>
        <w:rPr>
          <w:u w:val="none"/>
        </w:rPr>
      </w:pPr>
      <w:r w:rsidDel="00000000" w:rsidR="00000000" w:rsidRPr="00000000">
        <w:rPr>
          <w:rtl w:val="0"/>
        </w:rPr>
        <w:t xml:space="preserve">Что дальше? Например, в зависимости от вашего проекта настройте правила, чтобы Smoke автотесты обязательно запускались на каждый запуск, либо запускайте расширенные автотесты вручную, добавьте нотификации (почта, slack, telegram) и т.д.</w:t>
      </w: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t xml:space="preserve">Итоговый файл </w:t>
      </w:r>
      <w:hyperlink r:id="rId96">
        <w:r w:rsidDel="00000000" w:rsidR="00000000" w:rsidRPr="00000000">
          <w:rPr>
            <w:color w:val="1155cc"/>
            <w:u w:val="single"/>
            <w:rtl w:val="0"/>
          </w:rPr>
          <w:t xml:space="preserve">https://github.com/topsycreed/new-java-framework/blob/master/.github/workflows/gradle.yml</w:t>
        </w:r>
      </w:hyperlink>
      <w:r w:rsidDel="00000000" w:rsidR="00000000" w:rsidRPr="00000000">
        <w:rPr>
          <w:rtl w:val="0"/>
        </w:rPr>
        <w:t xml:space="preserve"> </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t xml:space="preserve">Код ветки после добавления проперти файлов: </w:t>
      </w:r>
      <w:hyperlink r:id="rId97">
        <w:r w:rsidDel="00000000" w:rsidR="00000000" w:rsidRPr="00000000">
          <w:rPr>
            <w:color w:val="1155cc"/>
            <w:u w:val="single"/>
            <w:rtl w:val="0"/>
          </w:rPr>
          <w:t xml:space="preserve">https://github.com/topsycreed/new-java-framework/tree/11-github-actions</w:t>
        </w:r>
      </w:hyperlink>
      <w:r w:rsidDel="00000000" w:rsidR="00000000" w:rsidRPr="00000000">
        <w:rPr>
          <w:rtl w:val="0"/>
        </w:rPr>
        <w:t xml:space="preserve"> и его Pull request: </w:t>
      </w:r>
      <w:hyperlink r:id="rId98">
        <w:r w:rsidDel="00000000" w:rsidR="00000000" w:rsidRPr="00000000">
          <w:rPr>
            <w:color w:val="1155cc"/>
            <w:u w:val="single"/>
            <w:rtl w:val="0"/>
          </w:rPr>
          <w:t xml:space="preserve">https://github.com/topsycreed/new-java-framework/pull/11</w:t>
        </w:r>
      </w:hyperlink>
      <w:r w:rsidDel="00000000" w:rsidR="00000000" w:rsidRPr="00000000">
        <w:rPr>
          <w:rtl w:val="0"/>
        </w:rPr>
        <w:t xml:space="preserve">, </w:t>
      </w:r>
      <w:hyperlink r:id="rId99">
        <w:r w:rsidDel="00000000" w:rsidR="00000000" w:rsidRPr="00000000">
          <w:rPr>
            <w:color w:val="1155cc"/>
            <w:u w:val="single"/>
            <w:rtl w:val="0"/>
          </w:rPr>
          <w:t xml:space="preserve">https://github.com/topsycreed/new-java-framework/pull/12</w:t>
        </w:r>
      </w:hyperlink>
      <w:r w:rsidDel="00000000" w:rsidR="00000000" w:rsidRPr="00000000">
        <w:rPr>
          <w:rtl w:val="0"/>
        </w:rPr>
        <w:t xml:space="preserve"> и </w:t>
      </w:r>
      <w:hyperlink r:id="rId100">
        <w:r w:rsidDel="00000000" w:rsidR="00000000" w:rsidRPr="00000000">
          <w:rPr>
            <w:color w:val="1155cc"/>
            <w:u w:val="single"/>
            <w:rtl w:val="0"/>
          </w:rPr>
          <w:t xml:space="preserve">https://github.com/topsycreed/new-java-framework/pull/13</w:t>
        </w:r>
      </w:hyperlink>
      <w:r w:rsidDel="00000000" w:rsidR="00000000" w:rsidRPr="00000000">
        <w:rPr>
          <w:rtl w:val="0"/>
        </w:rPr>
        <w:t xml:space="preserve"> </w:t>
      </w:r>
    </w:p>
    <w:p w:rsidR="00000000" w:rsidDel="00000000" w:rsidP="00000000" w:rsidRDefault="00000000" w:rsidRPr="00000000" w14:paraId="00000334">
      <w:pPr>
        <w:pStyle w:val="Heading1"/>
        <w:rPr/>
      </w:pPr>
      <w:bookmarkStart w:colFirst="0" w:colLast="0" w:name="_cdqbxgzcepey" w:id="16"/>
      <w:bookmarkEnd w:id="16"/>
      <w:r w:rsidDel="00000000" w:rsidR="00000000" w:rsidRPr="00000000">
        <w:rPr>
          <w:rtl w:val="0"/>
        </w:rPr>
        <w:t xml:space="preserve">Полезные ссылки:</w:t>
      </w:r>
    </w:p>
    <w:p w:rsidR="00000000" w:rsidDel="00000000" w:rsidP="00000000" w:rsidRDefault="00000000" w:rsidRPr="00000000" w14:paraId="00000335">
      <w:pPr>
        <w:numPr>
          <w:ilvl w:val="0"/>
          <w:numId w:val="6"/>
        </w:numPr>
        <w:ind w:left="720" w:hanging="360"/>
        <w:rPr>
          <w:u w:val="none"/>
        </w:rPr>
      </w:pPr>
      <w:hyperlink r:id="rId101">
        <w:r w:rsidDel="00000000" w:rsidR="00000000" w:rsidRPr="00000000">
          <w:rPr>
            <w:color w:val="1155cc"/>
            <w:u w:val="single"/>
            <w:rtl w:val="0"/>
          </w:rPr>
          <w:t xml:space="preserve">https://github.com/topsycreed/superhero</w:t>
        </w:r>
      </w:hyperlink>
      <w:r w:rsidDel="00000000" w:rsidR="00000000" w:rsidRPr="00000000">
        <w:rPr>
          <w:rtl w:val="0"/>
        </w:rPr>
        <w:t xml:space="preserve"> пример проекта на Maven, TestNG</w:t>
      </w:r>
    </w:p>
    <w:p w:rsidR="00000000" w:rsidDel="00000000" w:rsidP="00000000" w:rsidRDefault="00000000" w:rsidRPr="00000000" w14:paraId="00000336">
      <w:pPr>
        <w:numPr>
          <w:ilvl w:val="0"/>
          <w:numId w:val="6"/>
        </w:numPr>
        <w:ind w:left="720" w:hanging="360"/>
        <w:rPr>
          <w:u w:val="none"/>
        </w:rPr>
      </w:pPr>
      <w:hyperlink r:id="rId102">
        <w:r w:rsidDel="00000000" w:rsidR="00000000" w:rsidRPr="00000000">
          <w:rPr>
            <w:color w:val="1155cc"/>
            <w:u w:val="single"/>
            <w:rtl w:val="0"/>
          </w:rPr>
          <w:t xml:space="preserve">https://www.youtube.com/watch?v=7Z0CjtSbrXE</w:t>
        </w:r>
      </w:hyperlink>
      <w:r w:rsidDel="00000000" w:rsidR="00000000" w:rsidRPr="00000000">
        <w:rPr>
          <w:rtl w:val="0"/>
        </w:rPr>
        <w:t xml:space="preserve"> урок по автоматизации первого API, UI автотеста</w:t>
      </w:r>
    </w:p>
    <w:p w:rsidR="00000000" w:rsidDel="00000000" w:rsidP="00000000" w:rsidRDefault="00000000" w:rsidRPr="00000000" w14:paraId="00000337">
      <w:pPr>
        <w:pStyle w:val="Heading1"/>
        <w:rPr/>
      </w:pPr>
      <w:bookmarkStart w:colFirst="0" w:colLast="0" w:name="_9p44qwgxbb34" w:id="17"/>
      <w:bookmarkEnd w:id="17"/>
      <w:r w:rsidDel="00000000" w:rsidR="00000000" w:rsidRPr="00000000">
        <w:rPr>
          <w:rtl w:val="0"/>
        </w:rPr>
        <w:t xml:space="preserve">Вопросы/ответы</w:t>
      </w:r>
    </w:p>
    <w:p w:rsidR="00000000" w:rsidDel="00000000" w:rsidP="00000000" w:rsidRDefault="00000000" w:rsidRPr="00000000" w14:paraId="00000338">
      <w:pPr>
        <w:ind w:left="0" w:firstLine="0"/>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0"/>
        <w:gridCol w:w="5460"/>
        <w:tblGridChange w:id="0">
          <w:tblGrid>
            <w:gridCol w:w="3540"/>
            <w:gridCol w:w="54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Вопрос</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Ответ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Не работает gradle с новой версией 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Версия Gradle должна соответствовать версии JDK, смотри таблицу </w:t>
            </w:r>
            <w:hyperlink r:id="rId103">
              <w:r w:rsidDel="00000000" w:rsidR="00000000" w:rsidRPr="00000000">
                <w:rPr>
                  <w:color w:val="1155cc"/>
                  <w:u w:val="single"/>
                  <w:rtl w:val="0"/>
                </w:rPr>
                <w:t xml:space="preserve">https://docs.gradle.org/current/userguide/compatibility.html</w:t>
              </w:r>
            </w:hyperlink>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889000"/>
                  <wp:effectExtent b="0" l="0" r="0" t="0"/>
                  <wp:docPr id="17" name="image17.png"/>
                  <a:graphic>
                    <a:graphicData uri="http://schemas.openxmlformats.org/drawingml/2006/picture">
                      <pic:pic>
                        <pic:nvPicPr>
                          <pic:cNvPr id="0" name="image17.png"/>
                          <pic:cNvPicPr preferRelativeResize="0"/>
                        </pic:nvPicPr>
                        <pic:blipFill>
                          <a:blip r:embed="rId104"/>
                          <a:srcRect b="0" l="0" r="0" t="0"/>
                          <a:stretch>
                            <a:fillRect/>
                          </a:stretch>
                        </pic:blipFill>
                        <pic:spPr>
                          <a:xfrm>
                            <a:off x="0" y="0"/>
                            <a:ext cx="2724150" cy="889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Нет вкладки Git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Либо она у вас называется VCS, либо вам нужно в настройках добавить свой GitHub аккаунт</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333750" cy="2590800"/>
                  <wp:effectExtent b="0" l="0" r="0" t="0"/>
                  <wp:docPr id="4" name="image3.png"/>
                  <a:graphic>
                    <a:graphicData uri="http://schemas.openxmlformats.org/drawingml/2006/picture">
                      <pic:pic>
                        <pic:nvPicPr>
                          <pic:cNvPr id="0" name="image3.png"/>
                          <pic:cNvPicPr preferRelativeResize="0"/>
                        </pic:nvPicPr>
                        <pic:blipFill>
                          <a:blip r:embed="rId105"/>
                          <a:srcRect b="0" l="0" r="0" t="0"/>
                          <a:stretch>
                            <a:fillRect/>
                          </a:stretch>
                        </pic:blipFill>
                        <pic:spPr>
                          <a:xfrm>
                            <a:off x="0" y="0"/>
                            <a:ext cx="3333750" cy="2590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43">
      <w:pPr>
        <w:ind w:left="0" w:firstLine="0"/>
        <w:rPr/>
      </w:pPr>
      <w:r w:rsidDel="00000000" w:rsidR="00000000" w:rsidRPr="00000000">
        <w:rPr>
          <w:rtl w:val="0"/>
        </w:rPr>
      </w:r>
    </w:p>
    <w:sectPr>
      <w:headerReference r:id="rId106" w:type="default"/>
      <w:footerReference r:id="rId107" w:type="default"/>
      <w:pgSz w:h="16834" w:w="11909" w:orient="portrait"/>
      <w:pgMar w:bottom="1440" w:top="1440" w:left="1440" w:right="1440" w:header="720" w:footer="720"/>
      <w:pgNumType w:start="1"/>
      <w:sectPrChange w:author="Yuliya" w:id="0" w:date="2025-02-11T18:57:34Z">
        <w:sectPr w:rsidR="000000" w:rsidDel="000000" w:rsidRPr="000000" w:rsidSect="000000">
          <w:pgMar w:bottom="1440" w:top="1440" w:left="1440" w:right="1440" w:header="720" w:footer="720"/>
          <w:pgNumType w:start="1"/>
          <w:pgSz w:h="16834" w:w="11909" w:orient="portrait"/>
        </w:sectPr>
      </w:sectPrChange>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5">
    <w:pPr>
      <w:rPr>
        <w:ins w:author="Yuliya" w:id="8" w:date="2025-02-11T18:57:34Z"/>
      </w:rPr>
    </w:pPr>
    <w:ins w:author="Yuliya" w:id="8" w:date="2025-02-11T18:57:34Z">
      <w:r w:rsidDel="00000000" w:rsidR="00000000" w:rsidRPr="00000000">
        <w:rPr>
          <w:rtl w:val="0"/>
        </w:rPr>
      </w:r>
    </w:ins>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4">
    <w:pPr>
      <w:rPr>
        <w:ins w:author="Yuliya" w:id="8" w:date="2025-02-11T18:57:34Z"/>
      </w:rPr>
    </w:pPr>
    <w:ins w:author="Yuliya" w:id="8" w:date="2025-02-11T18:57:34Z">
      <w:r w:rsidDel="00000000" w:rsidR="00000000" w:rsidRPr="00000000">
        <w:rPr>
          <w:rtl w:val="0"/>
        </w:rPr>
      </w:r>
    </w:ins>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6"/>
        <w:szCs w:val="26"/>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hyperlink" Target="https://github.com/topsycreed/new-java-framework/pull/2" TargetMode="External"/><Relationship Id="rId41" Type="http://schemas.openxmlformats.org/officeDocument/2006/relationships/hyperlink" Target="https://github.com/topsycreed/new-java-framework/tree/2-api" TargetMode="External"/><Relationship Id="rId44" Type="http://schemas.openxmlformats.org/officeDocument/2006/relationships/hyperlink" Target="https://github.com/basdijkstra/a-test-automation-project/blob/main/07-parameterizing-your-tests.md" TargetMode="External"/><Relationship Id="rId43" Type="http://schemas.openxmlformats.org/officeDocument/2006/relationships/hyperlink" Target="https://java-design-patterns.com/patterns/arrange-act-assert/#programmatic-example-of-arrange-act-assert-pattern-in-java" TargetMode="External"/><Relationship Id="rId46" Type="http://schemas.openxmlformats.org/officeDocument/2006/relationships/hyperlink" Target="https://www.jsonschema2pojo.org/" TargetMode="External"/><Relationship Id="rId45" Type="http://schemas.openxmlformats.org/officeDocument/2006/relationships/hyperlink" Target="https://github.com/basdijkstra/a-test-automation-project/blob/main/08-serializing-objects-to-json.md" TargetMode="External"/><Relationship Id="rId107" Type="http://schemas.openxmlformats.org/officeDocument/2006/relationships/footer" Target="footer1.xml"/><Relationship Id="rId106" Type="http://schemas.openxmlformats.org/officeDocument/2006/relationships/header" Target="header1.xml"/><Relationship Id="rId105" Type="http://schemas.openxmlformats.org/officeDocument/2006/relationships/image" Target="media/image3.png"/><Relationship Id="rId104" Type="http://schemas.openxmlformats.org/officeDocument/2006/relationships/image" Target="media/image17.png"/><Relationship Id="rId48" Type="http://schemas.openxmlformats.org/officeDocument/2006/relationships/hyperlink" Target="https://github.com/topsycreed/new-java-framework/tree/3-controller" TargetMode="External"/><Relationship Id="rId47" Type="http://schemas.openxmlformats.org/officeDocument/2006/relationships/hyperlink" Target="https://mvnrepository.com/artifact/com.fasterxml.jackson.core/jackson-databind" TargetMode="External"/><Relationship Id="rId49" Type="http://schemas.openxmlformats.org/officeDocument/2006/relationships/hyperlink" Target="https://github.com/topsycreed/new-java-framework/pull/3" TargetMode="External"/><Relationship Id="rId103" Type="http://schemas.openxmlformats.org/officeDocument/2006/relationships/hyperlink" Target="https://docs.gradle.org/current/userguide/compatibility.html" TargetMode="External"/><Relationship Id="rId102" Type="http://schemas.openxmlformats.org/officeDocument/2006/relationships/hyperlink" Target="https://www.youtube.com/watch?v=7Z0CjtSbrXE" TargetMode="External"/><Relationship Id="rId101" Type="http://schemas.openxmlformats.org/officeDocument/2006/relationships/hyperlink" Target="https://github.com/topsycreed/superhero" TargetMode="External"/><Relationship Id="rId100" Type="http://schemas.openxmlformats.org/officeDocument/2006/relationships/hyperlink" Target="https://github.com/topsycreed/new-java-framework/pull/13" TargetMode="External"/><Relationship Id="rId31" Type="http://schemas.openxmlformats.org/officeDocument/2006/relationships/hyperlink" Target="https://mvnrepository.com/artifact/org.testng/testng" TargetMode="External"/><Relationship Id="rId30" Type="http://schemas.openxmlformats.org/officeDocument/2006/relationships/hyperlink" Target="https://mvnrepository.com/" TargetMode="External"/><Relationship Id="rId33" Type="http://schemas.openxmlformats.org/officeDocument/2006/relationships/image" Target="media/image9.png"/><Relationship Id="rId32" Type="http://schemas.openxmlformats.org/officeDocument/2006/relationships/image" Target="media/image15.png"/><Relationship Id="rId35" Type="http://schemas.openxmlformats.org/officeDocument/2006/relationships/image" Target="media/image12.png"/><Relationship Id="rId34" Type="http://schemas.openxmlformats.org/officeDocument/2006/relationships/image" Target="media/image20.png"/><Relationship Id="rId37" Type="http://schemas.openxmlformats.org/officeDocument/2006/relationships/hyperlink" Target="https://github.com/basdijkstra/a-test-automation-project/blob/main/06-working-with-an-api-testing-library.md" TargetMode="External"/><Relationship Id="rId36" Type="http://schemas.openxmlformats.org/officeDocument/2006/relationships/hyperlink" Target="https://github.com/basdijkstra/a-test-automation-project/blob/main/03-writing-and-running-a-first-test.md" TargetMode="External"/><Relationship Id="rId39" Type="http://schemas.openxmlformats.org/officeDocument/2006/relationships/hyperlink" Target="https://mvnrepository.com/artifact/io.rest-assured" TargetMode="External"/><Relationship Id="rId38" Type="http://schemas.openxmlformats.org/officeDocument/2006/relationships/hyperlink" Target="https://petstore.swagger.io/" TargetMode="External"/><Relationship Id="rId20" Type="http://schemas.openxmlformats.org/officeDocument/2006/relationships/hyperlink" Target="https://www.atlassian.com/continuous-delivery/continuous-integration/trunk-based-development" TargetMode="External"/><Relationship Id="rId22" Type="http://schemas.openxmlformats.org/officeDocument/2006/relationships/image" Target="media/image10.png"/><Relationship Id="rId21" Type="http://schemas.openxmlformats.org/officeDocument/2006/relationships/image" Target="media/image26.png"/><Relationship Id="rId24" Type="http://schemas.openxmlformats.org/officeDocument/2006/relationships/image" Target="media/image8.png"/><Relationship Id="rId23" Type="http://schemas.openxmlformats.org/officeDocument/2006/relationships/image" Target="media/image1.png"/><Relationship Id="rId26" Type="http://schemas.openxmlformats.org/officeDocument/2006/relationships/image" Target="media/image22.png"/><Relationship Id="rId25" Type="http://schemas.openxmlformats.org/officeDocument/2006/relationships/image" Target="media/image24.png"/><Relationship Id="rId28" Type="http://schemas.openxmlformats.org/officeDocument/2006/relationships/hyperlink" Target="https://github.com/topsycreed/new-java-framework/pull/1" TargetMode="External"/><Relationship Id="rId27" Type="http://schemas.openxmlformats.org/officeDocument/2006/relationships/hyperlink" Target="https://github.com/topsycreed/new-java-framework/tree/1-gitignore" TargetMode="External"/><Relationship Id="rId29" Type="http://schemas.openxmlformats.org/officeDocument/2006/relationships/hyperlink" Target="https://github.com/basdijkstra/a-test-automation-project/blob/main/02-working-with-package-managers.md" TargetMode="External"/><Relationship Id="rId95" Type="http://schemas.openxmlformats.org/officeDocument/2006/relationships/image" Target="media/image16.png"/><Relationship Id="rId94" Type="http://schemas.openxmlformats.org/officeDocument/2006/relationships/image" Target="media/image11.png"/><Relationship Id="rId97" Type="http://schemas.openxmlformats.org/officeDocument/2006/relationships/hyperlink" Target="https://github.com/topsycreed/new-java-framework/tree/11-github-actions" TargetMode="External"/><Relationship Id="rId96" Type="http://schemas.openxmlformats.org/officeDocument/2006/relationships/hyperlink" Target="https://github.com/topsycreed/new-java-framework/blob/master/.github/workflows/gradle.yml" TargetMode="External"/><Relationship Id="rId11" Type="http://schemas.openxmlformats.org/officeDocument/2006/relationships/hyperlink" Target="https://www.python.org/downloads/" TargetMode="External"/><Relationship Id="rId99" Type="http://schemas.openxmlformats.org/officeDocument/2006/relationships/hyperlink" Target="https://github.com/topsycreed/new-java-framework/pull/12" TargetMode="External"/><Relationship Id="rId10" Type="http://schemas.openxmlformats.org/officeDocument/2006/relationships/hyperlink" Target="https://dotnet.microsoft.com/en-us/download" TargetMode="External"/><Relationship Id="rId98" Type="http://schemas.openxmlformats.org/officeDocument/2006/relationships/hyperlink" Target="https://github.com/topsycreed/new-java-framework/pull/11" TargetMode="External"/><Relationship Id="rId13" Type="http://schemas.openxmlformats.org/officeDocument/2006/relationships/hyperlink" Target="https://github.com/basdijkstra/a-test-automation-project/blob/main/01-creating-a-new-empty-project.md" TargetMode="External"/><Relationship Id="rId12" Type="http://schemas.openxmlformats.org/officeDocument/2006/relationships/hyperlink" Target="https://nodejs.org/en/download" TargetMode="External"/><Relationship Id="rId91" Type="http://schemas.openxmlformats.org/officeDocument/2006/relationships/image" Target="media/image6.png"/><Relationship Id="rId90" Type="http://schemas.openxmlformats.org/officeDocument/2006/relationships/image" Target="media/image23.png"/><Relationship Id="rId93" Type="http://schemas.openxmlformats.org/officeDocument/2006/relationships/image" Target="media/image27.png"/><Relationship Id="rId92" Type="http://schemas.openxmlformats.org/officeDocument/2006/relationships/image" Target="media/image18.png"/><Relationship Id="rId15" Type="http://schemas.openxmlformats.org/officeDocument/2006/relationships/image" Target="media/image21.png"/><Relationship Id="rId14" Type="http://schemas.openxmlformats.org/officeDocument/2006/relationships/image" Target="media/image13.png"/><Relationship Id="rId17" Type="http://schemas.openxmlformats.org/officeDocument/2006/relationships/image" Target="media/image19.png"/><Relationship Id="rId16" Type="http://schemas.openxmlformats.org/officeDocument/2006/relationships/image" Target="media/image14.png"/><Relationship Id="rId19" Type="http://schemas.openxmlformats.org/officeDocument/2006/relationships/image" Target="media/image7.png"/><Relationship Id="rId18" Type="http://schemas.openxmlformats.org/officeDocument/2006/relationships/image" Target="media/image25.png"/><Relationship Id="rId84" Type="http://schemas.openxmlformats.org/officeDocument/2006/relationships/hyperlink" Target="https://github.com/topsycreed/new-java-framework/blob/master/.github/workflows/gradle.yml" TargetMode="External"/><Relationship Id="rId83" Type="http://schemas.openxmlformats.org/officeDocument/2006/relationships/hyperlink" Target="https://github.com/basdijkstra/a-test-automation-project/blob/main/05-running-our-tests-in-a-ci-pipeline.md" TargetMode="External"/><Relationship Id="rId86" Type="http://schemas.openxmlformats.org/officeDocument/2006/relationships/hyperlink" Target="https://github.com/allure-framework/allure-demo/blob/master/.github/workflows/build.yaml" TargetMode="External"/><Relationship Id="rId85" Type="http://schemas.openxmlformats.org/officeDocument/2006/relationships/hyperlink" Target="https://github.com/topsycreed/unitTestsGradle/actions/workflows/smoke.yml" TargetMode="External"/><Relationship Id="rId88" Type="http://schemas.openxmlformats.org/officeDocument/2006/relationships/image" Target="media/image5.png"/><Relationship Id="rId87" Type="http://schemas.openxmlformats.org/officeDocument/2006/relationships/image" Target="media/image4.png"/><Relationship Id="rId89" Type="http://schemas.openxmlformats.org/officeDocument/2006/relationships/hyperlink" Target="https://github.com/simple-elf/allure-report-action" TargetMode="External"/><Relationship Id="rId80" Type="http://schemas.openxmlformats.org/officeDocument/2006/relationships/hyperlink" Target="https://allurereport.org/docs/install/" TargetMode="External"/><Relationship Id="rId82" Type="http://schemas.openxmlformats.org/officeDocument/2006/relationships/hyperlink" Target="https://github.com/topsycreed/new-java-framework/pull/10" TargetMode="External"/><Relationship Id="rId81" Type="http://schemas.openxmlformats.org/officeDocument/2006/relationships/hyperlink" Target="https://github.com/topsycreed/new-java-framework/tree/10-allur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oracle.com/java/technologies/downloads/" TargetMode="External"/><Relationship Id="rId5" Type="http://schemas.openxmlformats.org/officeDocument/2006/relationships/styles" Target="styles.xml"/><Relationship Id="rId6" Type="http://schemas.openxmlformats.org/officeDocument/2006/relationships/hyperlink" Target="https://linktr.ee/chursovg" TargetMode="External"/><Relationship Id="rId7" Type="http://schemas.openxmlformats.org/officeDocument/2006/relationships/hyperlink" Target="https://linktr.ee/serbianQAHub" TargetMode="External"/><Relationship Id="rId8" Type="http://schemas.openxmlformats.org/officeDocument/2006/relationships/hyperlink" Target="https://github.com/basdijkstra/a-test-automation-project" TargetMode="External"/><Relationship Id="rId73" Type="http://schemas.openxmlformats.org/officeDocument/2006/relationships/hyperlink" Target="https://mvnrepository.com/artifact/org.aeonbits.owner/owner" TargetMode="External"/><Relationship Id="rId72" Type="http://schemas.openxmlformats.org/officeDocument/2006/relationships/hyperlink" Target="https://github.com/topsycreed/new-java-framework/pull/8" TargetMode="External"/><Relationship Id="rId75" Type="http://schemas.openxmlformats.org/officeDocument/2006/relationships/hyperlink" Target="https://github.com/topsycreed/new-java-framework/pull/9" TargetMode="External"/><Relationship Id="rId74" Type="http://schemas.openxmlformats.org/officeDocument/2006/relationships/hyperlink" Target="https://github.com/topsycreed/new-java-framework/tree/9-properties" TargetMode="External"/><Relationship Id="rId77" Type="http://schemas.openxmlformats.org/officeDocument/2006/relationships/hyperlink" Target="https://mvnrepository.com/artifact/io.qameta.allure/allure-junit5" TargetMode="External"/><Relationship Id="rId76" Type="http://schemas.openxmlformats.org/officeDocument/2006/relationships/hyperlink" Target="https://github.com/basdijkstra/a-test-automation-project/blob/main/13-further-improvements-for-our-code.md" TargetMode="External"/><Relationship Id="rId79" Type="http://schemas.openxmlformats.org/officeDocument/2006/relationships/hyperlink" Target="https://plugins.gradle.org/plugin/io.qameta.allure" TargetMode="External"/><Relationship Id="rId78" Type="http://schemas.openxmlformats.org/officeDocument/2006/relationships/hyperlink" Target="https://mvnrepository.com/artifact/io.qameta.allure/allure-rest-assured" TargetMode="External"/><Relationship Id="rId71" Type="http://schemas.openxmlformats.org/officeDocument/2006/relationships/hyperlink" Target="https://github.com/topsycreed/new-java-framework/tree/8-pom" TargetMode="External"/><Relationship Id="rId70" Type="http://schemas.openxmlformats.org/officeDocument/2006/relationships/hyperlink" Target="https://www.selenium.dev/documentation/test_practices/encouraged/page_object_models/" TargetMode="External"/><Relationship Id="rId62" Type="http://schemas.openxmlformats.org/officeDocument/2006/relationships/hyperlink" Target="https://github.com/topsycreed/new-java-framework/tree/6-ui" TargetMode="External"/><Relationship Id="rId61" Type="http://schemas.openxmlformats.org/officeDocument/2006/relationships/hyperlink" Target="https://mvnrepository.com/artifact/org.seleniumhq.selenium/selenium-java" TargetMode="External"/><Relationship Id="rId64" Type="http://schemas.openxmlformats.org/officeDocument/2006/relationships/hyperlink" Target="https://github.com/basdijkstra/a-test-automation-project/blob/main/11-waiting-and-synchronization-techniques.md" TargetMode="External"/><Relationship Id="rId63" Type="http://schemas.openxmlformats.org/officeDocument/2006/relationships/hyperlink" Target="https://github.com/topsycreed/new-java-framework/pull/6" TargetMode="External"/><Relationship Id="rId66" Type="http://schemas.openxmlformats.org/officeDocument/2006/relationships/hyperlink" Target="https://www.baeldung.com/selenium-implicit-explicit-wait" TargetMode="External"/><Relationship Id="rId65" Type="http://schemas.openxmlformats.org/officeDocument/2006/relationships/hyperlink" Target="https://mvnrepository.com/artifact/org.assertj/assertj-core" TargetMode="External"/><Relationship Id="rId68" Type="http://schemas.openxmlformats.org/officeDocument/2006/relationships/hyperlink" Target="https://github.com/topsycreed/new-java-framework/pull/7" TargetMode="External"/><Relationship Id="rId67" Type="http://schemas.openxmlformats.org/officeDocument/2006/relationships/hyperlink" Target="https://github.com/topsycreed/new-java-framework/tree/7-waits" TargetMode="External"/><Relationship Id="rId60" Type="http://schemas.openxmlformats.org/officeDocument/2006/relationships/hyperlink" Target="https://bonigarcia.dev/selenium-webdriver-java/" TargetMode="External"/><Relationship Id="rId69" Type="http://schemas.openxmlformats.org/officeDocument/2006/relationships/hyperlink" Target="https://github.com/basdijkstra/a-test-automation-project/blob/main/12-separating-the-what-from-the-how.md" TargetMode="External"/><Relationship Id="rId51" Type="http://schemas.openxmlformats.org/officeDocument/2006/relationships/hyperlink" Target="https://www.baeldung.com/java-faker" TargetMode="External"/><Relationship Id="rId50" Type="http://schemas.openxmlformats.org/officeDocument/2006/relationships/hyperlink" Target="https://mvnrepository.com/artifact/com.github.javafaker/javafaker/1.0.2" TargetMode="External"/><Relationship Id="rId53" Type="http://schemas.openxmlformats.org/officeDocument/2006/relationships/hyperlink" Target="https://github.com/topsycreed/new-java-framework/pull/4" TargetMode="External"/><Relationship Id="rId52" Type="http://schemas.openxmlformats.org/officeDocument/2006/relationships/hyperlink" Target="https://github.com/topsycreed/new-java-framework/tree/4-constants" TargetMode="External"/><Relationship Id="rId55" Type="http://schemas.openxmlformats.org/officeDocument/2006/relationships/hyperlink" Target="https://toolsqa.com/testng/testng-dataproviders/" TargetMode="External"/><Relationship Id="rId54" Type="http://schemas.openxmlformats.org/officeDocument/2006/relationships/hyperlink" Target="https://github.com/basdijkstra/a-test-automation-project/blob/main/07-parameterizing-your-tests.md" TargetMode="External"/><Relationship Id="rId57" Type="http://schemas.openxmlformats.org/officeDocument/2006/relationships/hyperlink" Target="https://github.com/topsycreed/new-java-framework/tree/5-parametrized" TargetMode="External"/><Relationship Id="rId56" Type="http://schemas.openxmlformats.org/officeDocument/2006/relationships/hyperlink" Target="https://www.baeldung.com/parameterized-tests-junit-5" TargetMode="External"/><Relationship Id="rId59" Type="http://schemas.openxmlformats.org/officeDocument/2006/relationships/hyperlink" Target="https://github.com/basdijkstra/a-test-automation-project/blob/main/09-adding-a-first-ui-test.md" TargetMode="External"/><Relationship Id="rId58" Type="http://schemas.openxmlformats.org/officeDocument/2006/relationships/hyperlink" Target="https://github.com/topsycreed/new-java-framework/pull/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